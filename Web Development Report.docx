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F05D8F1" w14:textId="77777777" w:rsidR="00554450" w:rsidRPr="008B5277" w:rsidRDefault="00554450" w:rsidP="00554450">
      <w:pPr>
        <w:pStyle w:val="Photo"/>
      </w:pPr>
      <w:bookmarkStart w:id="0" w:name="_Toc321147149"/>
      <w:bookmarkStart w:id="1" w:name="_Toc318188227"/>
      <w:bookmarkStart w:id="2" w:name="_Toc318188327"/>
      <w:bookmarkStart w:id="3" w:name="_Toc318189312"/>
      <w:bookmarkStart w:id="4" w:name="_Toc321147011"/>
      <w:r w:rsidRPr="008B5277">
        <w:rPr>
          <w:noProof/>
        </w:rPr>
        <w:drawing>
          <wp:inline distT="0" distB="0" distL="0" distR="0" wp14:anchorId="6F31E9BB" wp14:editId="68E09B40">
            <wp:extent cx="3709035" cy="5539740"/>
            <wp:effectExtent l="0" t="0" r="0" b="0"/>
            <wp:docPr id="22" name="Picture 1" descr="Bright blue glacial lake surrounded by white ice on a dark mount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3709035" cy="5539740"/>
                    </a:xfrm>
                    <a:prstGeom prst="rect">
                      <a:avLst/>
                    </a:prstGeom>
                    <a:noFill/>
                    <a:ln w="254000" cap="rnd">
                      <a:noFill/>
                    </a:ln>
                    <a:effectLst/>
                  </pic:spPr>
                </pic:pic>
              </a:graphicData>
            </a:graphic>
          </wp:inline>
        </w:drawing>
      </w:r>
    </w:p>
    <w:bookmarkEnd w:id="0"/>
    <w:bookmarkEnd w:id="1"/>
    <w:bookmarkEnd w:id="2"/>
    <w:bookmarkEnd w:id="3"/>
    <w:bookmarkEnd w:id="4"/>
    <w:p w14:paraId="3E606400" w14:textId="77777777" w:rsidR="00554450" w:rsidRDefault="00554450" w:rsidP="00554450">
      <w:pPr>
        <w:pStyle w:val="Title"/>
      </w:pPr>
      <w:r>
        <w:t>Web Development Report</w:t>
      </w:r>
    </w:p>
    <w:p w14:paraId="12E934A9" w14:textId="77777777" w:rsidR="00554450" w:rsidRPr="00D5413C" w:rsidRDefault="00554450" w:rsidP="00554450">
      <w:pPr>
        <w:pStyle w:val="Subtitle"/>
      </w:pPr>
      <w:r>
        <w:t>sneakers selling website</w:t>
      </w:r>
    </w:p>
    <w:p w14:paraId="187EB0BF" w14:textId="1795F703" w:rsidR="00C6554A" w:rsidRDefault="00554450" w:rsidP="00554450">
      <w:pPr>
        <w:pStyle w:val="ContactInfo"/>
      </w:pPr>
      <w:r>
        <w:rPr>
          <w:b/>
          <w:noProof/>
        </w:rPr>
        <w:drawing>
          <wp:anchor distT="0" distB="0" distL="114300" distR="114300" simplePos="0" relativeHeight="251662336" behindDoc="1" locked="0" layoutInCell="1" allowOverlap="1" wp14:anchorId="0BB0CAE2" wp14:editId="1863F168">
            <wp:simplePos x="0" y="0"/>
            <wp:positionH relativeFrom="column">
              <wp:posOffset>1874520</wp:posOffset>
            </wp:positionH>
            <wp:positionV relativeFrom="paragraph">
              <wp:posOffset>392430</wp:posOffset>
            </wp:positionV>
            <wp:extent cx="1881505" cy="109474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81505" cy="1094740"/>
                    </a:xfrm>
                    <a:prstGeom prst="rect">
                      <a:avLst/>
                    </a:prstGeom>
                    <a:noFill/>
                    <a:ln>
                      <a:noFill/>
                    </a:ln>
                  </pic:spPr>
                </pic:pic>
              </a:graphicData>
            </a:graphic>
            <wp14:sizeRelH relativeFrom="page">
              <wp14:pctWidth>0</wp14:pctWidth>
            </wp14:sizeRelH>
            <wp14:sizeRelV relativeFrom="page">
              <wp14:pctHeight>0</wp14:pctHeight>
            </wp14:sizeRelV>
          </wp:anchor>
        </w:drawing>
      </w:r>
      <w:r>
        <w:t>Group 420| Web Development|</w:t>
      </w:r>
      <w:r w:rsidRPr="00D5413C">
        <w:t xml:space="preserve"> </w:t>
      </w:r>
      <w:r w:rsidR="00C6554A">
        <w:br w:type="page"/>
      </w:r>
    </w:p>
    <w:p w14:paraId="4F4F3D8B" w14:textId="77777777" w:rsidR="00DB756F" w:rsidRDefault="00DB756F">
      <w:r>
        <w:lastRenderedPageBreak/>
        <w:br w:type="page"/>
      </w:r>
    </w:p>
    <w:p w14:paraId="2DF8D324" w14:textId="77777777" w:rsidR="004635BF" w:rsidRDefault="004635BF" w:rsidP="004635BF">
      <w:pPr>
        <w:pStyle w:val="ListBullet"/>
        <w:numPr>
          <w:ilvl w:val="0"/>
          <w:numId w:val="0"/>
        </w:numPr>
        <w:jc w:val="center"/>
      </w:pPr>
    </w:p>
    <w:p w14:paraId="3DC8D728" w14:textId="77777777" w:rsidR="004635BF" w:rsidRDefault="004635BF" w:rsidP="004635BF">
      <w:pPr>
        <w:pStyle w:val="ListBullet"/>
        <w:numPr>
          <w:ilvl w:val="0"/>
          <w:numId w:val="0"/>
        </w:numPr>
        <w:jc w:val="center"/>
      </w:pPr>
    </w:p>
    <w:p w14:paraId="5CF2F385" w14:textId="77777777" w:rsidR="004635BF" w:rsidRDefault="004635BF" w:rsidP="004635BF">
      <w:pPr>
        <w:pStyle w:val="ListBullet"/>
        <w:numPr>
          <w:ilvl w:val="0"/>
          <w:numId w:val="0"/>
        </w:numPr>
        <w:jc w:val="center"/>
      </w:pPr>
    </w:p>
    <w:p w14:paraId="6F7514EC" w14:textId="77777777" w:rsidR="004635BF" w:rsidRDefault="004635BF" w:rsidP="004635BF">
      <w:pPr>
        <w:pStyle w:val="ListBullet"/>
        <w:numPr>
          <w:ilvl w:val="0"/>
          <w:numId w:val="0"/>
        </w:numPr>
        <w:jc w:val="center"/>
      </w:pPr>
    </w:p>
    <w:p w14:paraId="79B0993E" w14:textId="77777777" w:rsidR="004635BF" w:rsidRDefault="004635BF" w:rsidP="004635BF">
      <w:pPr>
        <w:pStyle w:val="ListBullet"/>
        <w:numPr>
          <w:ilvl w:val="0"/>
          <w:numId w:val="0"/>
        </w:numPr>
        <w:jc w:val="center"/>
      </w:pPr>
    </w:p>
    <w:p w14:paraId="06F3D4F1" w14:textId="77777777" w:rsidR="004635BF" w:rsidRDefault="004635BF" w:rsidP="004635BF">
      <w:pPr>
        <w:pStyle w:val="ListBullet"/>
        <w:numPr>
          <w:ilvl w:val="0"/>
          <w:numId w:val="0"/>
        </w:numPr>
        <w:jc w:val="center"/>
      </w:pPr>
    </w:p>
    <w:p w14:paraId="533CC6F0" w14:textId="77777777" w:rsidR="00C6554A" w:rsidRDefault="004635BF" w:rsidP="004635BF">
      <w:pPr>
        <w:pStyle w:val="ListBullet"/>
        <w:numPr>
          <w:ilvl w:val="0"/>
          <w:numId w:val="0"/>
        </w:numPr>
        <w:jc w:val="center"/>
      </w:pPr>
      <w:r>
        <w:t>Professor: Lương Trần Hy Hiến</w:t>
      </w:r>
    </w:p>
    <w:p w14:paraId="5DA8D787" w14:textId="77777777" w:rsidR="004635BF" w:rsidRDefault="004635BF" w:rsidP="00D43A62">
      <w:pPr>
        <w:pStyle w:val="ListBullet"/>
        <w:numPr>
          <w:ilvl w:val="0"/>
          <w:numId w:val="0"/>
        </w:numPr>
        <w:jc w:val="center"/>
      </w:pPr>
      <w:r>
        <w:t>Students:</w:t>
      </w:r>
    </w:p>
    <w:p w14:paraId="316136ED" w14:textId="77777777" w:rsidR="004635BF" w:rsidRDefault="004635BF" w:rsidP="00D43A62">
      <w:pPr>
        <w:jc w:val="center"/>
      </w:pPr>
      <w:r>
        <w:t>Dương Tiến</w:t>
      </w:r>
    </w:p>
    <w:p w14:paraId="7984F69D" w14:textId="77777777" w:rsidR="004635BF" w:rsidRDefault="004635BF" w:rsidP="00D43A62">
      <w:pPr>
        <w:jc w:val="center"/>
      </w:pPr>
      <w:r>
        <w:t>Trần Gia Phát</w:t>
      </w:r>
    </w:p>
    <w:p w14:paraId="7CF5E10A" w14:textId="77777777" w:rsidR="004635BF" w:rsidRDefault="004635BF" w:rsidP="00D43A62">
      <w:pPr>
        <w:jc w:val="center"/>
      </w:pPr>
      <w:r>
        <w:t>Võ Thanh Phi</w:t>
      </w:r>
    </w:p>
    <w:p w14:paraId="7FC72E25" w14:textId="77777777" w:rsidR="004635BF" w:rsidRPr="00514122" w:rsidRDefault="004635BF" w:rsidP="00D43A62">
      <w:pPr>
        <w:jc w:val="center"/>
      </w:pPr>
      <w:r>
        <w:t>Nguyễn Xuân Tính</w:t>
      </w:r>
    </w:p>
    <w:p w14:paraId="174248D7" w14:textId="77777777" w:rsidR="00C6554A" w:rsidRPr="00D5413C" w:rsidRDefault="00DB756F" w:rsidP="004B5628">
      <w:pPr>
        <w:pStyle w:val="Heading2"/>
        <w:numPr>
          <w:ilvl w:val="0"/>
          <w:numId w:val="0"/>
        </w:numPr>
        <w:tabs>
          <w:tab w:val="left" w:pos="3160"/>
        </w:tabs>
        <w:ind w:left="720"/>
      </w:pPr>
      <w:r>
        <w:tab/>
      </w:r>
    </w:p>
    <w:p w14:paraId="64F11C45" w14:textId="77777777" w:rsidR="00B95998" w:rsidRDefault="00B95998" w:rsidP="00A87BBD"/>
    <w:p w14:paraId="10D67DCD" w14:textId="77777777" w:rsidR="00B95998" w:rsidRDefault="00B95998">
      <w:r>
        <w:br/>
        <w:t xml:space="preserve"> </w:t>
      </w:r>
    </w:p>
    <w:p w14:paraId="2C452ED7" w14:textId="77777777" w:rsidR="00707525" w:rsidRDefault="00B95998">
      <w:pPr>
        <w:sectPr w:rsidR="00707525">
          <w:pgSz w:w="12240" w:h="15840"/>
          <w:pgMar w:top="1728" w:right="1800" w:bottom="1440" w:left="1800" w:header="720" w:footer="720" w:gutter="0"/>
          <w:pgNumType w:start="0"/>
          <w:cols w:space="720"/>
          <w:titlePg/>
          <w:docGrid w:linePitch="360"/>
        </w:sectPr>
      </w:pPr>
      <w:r>
        <w:br w:type="page"/>
      </w:r>
    </w:p>
    <w:p w14:paraId="040BED16" w14:textId="626725D3" w:rsidR="00AD166D" w:rsidRDefault="00E5272E" w:rsidP="00D43A62">
      <w:pPr>
        <w:rPr>
          <w:shd w:val="clear" w:color="auto" w:fill="EEEEEE"/>
        </w:rPr>
      </w:pPr>
      <w:r>
        <w:rPr>
          <w:noProof/>
          <w:shd w:val="clear" w:color="auto" w:fill="EEEEEE"/>
        </w:rPr>
        <w:lastRenderedPageBreak/>
        <w:drawing>
          <wp:inline distT="0" distB="0" distL="0" distR="0" wp14:anchorId="38910803" wp14:editId="6755FA3C">
            <wp:extent cx="5486400" cy="708660"/>
            <wp:effectExtent l="38100" t="0" r="0" b="0"/>
            <wp:docPr id="24" name="Diagram 2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sdt>
      <w:sdtPr>
        <w:rPr>
          <w:rFonts w:ascii="Times New Roman" w:hAnsi="Times New Roman"/>
          <w:b w:val="0"/>
          <w:bCs w:val="0"/>
          <w:sz w:val="26"/>
          <w:szCs w:val="22"/>
        </w:rPr>
        <w:id w:val="-955249124"/>
        <w:docPartObj>
          <w:docPartGallery w:val="Table of Contents"/>
          <w:docPartUnique/>
        </w:docPartObj>
      </w:sdtPr>
      <w:sdtEndPr>
        <w:rPr>
          <w:noProof/>
        </w:rPr>
      </w:sdtEndPr>
      <w:sdtContent>
        <w:p w14:paraId="1025F39A" w14:textId="487433D1" w:rsidR="003900AD" w:rsidRDefault="00AD166D">
          <w:pPr>
            <w:pStyle w:val="TOC1"/>
            <w:rPr>
              <w:rFonts w:eastAsiaTheme="minorEastAsia"/>
              <w:b w:val="0"/>
              <w:bCs w:val="0"/>
              <w:noProof/>
              <w:color w:val="auto"/>
              <w:sz w:val="22"/>
              <w:szCs w:val="22"/>
            </w:rPr>
          </w:pPr>
          <w:r>
            <w:fldChar w:fldCharType="begin"/>
          </w:r>
          <w:r>
            <w:instrText xml:space="preserve"> TOC \o "1-3" \h \z \u </w:instrText>
          </w:r>
          <w:r>
            <w:fldChar w:fldCharType="separate"/>
          </w:r>
          <w:hyperlink w:anchor="_Toc46673384" w:history="1">
            <w:r w:rsidR="003900AD" w:rsidRPr="002A6ED2">
              <w:rPr>
                <w:rStyle w:val="Hyperlink"/>
                <w:noProof/>
              </w:rPr>
              <w:t>LỜI NÓI ĐẦU,</w:t>
            </w:r>
            <w:r w:rsidR="003900AD">
              <w:rPr>
                <w:noProof/>
                <w:webHidden/>
              </w:rPr>
              <w:tab/>
            </w:r>
            <w:r w:rsidR="003900AD">
              <w:rPr>
                <w:noProof/>
                <w:webHidden/>
              </w:rPr>
              <w:fldChar w:fldCharType="begin"/>
            </w:r>
            <w:r w:rsidR="003900AD">
              <w:rPr>
                <w:noProof/>
                <w:webHidden/>
              </w:rPr>
              <w:instrText xml:space="preserve"> PAGEREF _Toc46673384 \h </w:instrText>
            </w:r>
            <w:r w:rsidR="003900AD">
              <w:rPr>
                <w:noProof/>
                <w:webHidden/>
              </w:rPr>
            </w:r>
            <w:r w:rsidR="003900AD">
              <w:rPr>
                <w:noProof/>
                <w:webHidden/>
              </w:rPr>
              <w:fldChar w:fldCharType="separate"/>
            </w:r>
            <w:r w:rsidR="003900AD">
              <w:rPr>
                <w:noProof/>
                <w:webHidden/>
              </w:rPr>
              <w:t>iv</w:t>
            </w:r>
            <w:r w:rsidR="003900AD">
              <w:rPr>
                <w:noProof/>
                <w:webHidden/>
              </w:rPr>
              <w:fldChar w:fldCharType="end"/>
            </w:r>
          </w:hyperlink>
        </w:p>
        <w:p w14:paraId="1AFF0E33" w14:textId="450FFD21" w:rsidR="003900AD" w:rsidRDefault="001439E6">
          <w:pPr>
            <w:pStyle w:val="TOC1"/>
            <w:rPr>
              <w:rFonts w:eastAsiaTheme="minorEastAsia"/>
              <w:b w:val="0"/>
              <w:bCs w:val="0"/>
              <w:noProof/>
              <w:color w:val="auto"/>
              <w:sz w:val="22"/>
              <w:szCs w:val="22"/>
            </w:rPr>
          </w:pPr>
          <w:hyperlink w:anchor="_Toc46673385" w:history="1">
            <w:r w:rsidR="003900AD" w:rsidRPr="002A6ED2">
              <w:rPr>
                <w:rStyle w:val="Hyperlink"/>
                <w:noProof/>
              </w:rPr>
              <w:t>I. Phân tích Hệ thống Website.</w:t>
            </w:r>
            <w:r w:rsidR="003900AD">
              <w:rPr>
                <w:noProof/>
                <w:webHidden/>
              </w:rPr>
              <w:tab/>
            </w:r>
            <w:r w:rsidR="003900AD">
              <w:rPr>
                <w:noProof/>
                <w:webHidden/>
              </w:rPr>
              <w:fldChar w:fldCharType="begin"/>
            </w:r>
            <w:r w:rsidR="003900AD">
              <w:rPr>
                <w:noProof/>
                <w:webHidden/>
              </w:rPr>
              <w:instrText xml:space="preserve"> PAGEREF _Toc46673385 \h </w:instrText>
            </w:r>
            <w:r w:rsidR="003900AD">
              <w:rPr>
                <w:noProof/>
                <w:webHidden/>
              </w:rPr>
            </w:r>
            <w:r w:rsidR="003900AD">
              <w:rPr>
                <w:noProof/>
                <w:webHidden/>
              </w:rPr>
              <w:fldChar w:fldCharType="separate"/>
            </w:r>
            <w:r w:rsidR="003900AD">
              <w:rPr>
                <w:noProof/>
                <w:webHidden/>
              </w:rPr>
              <w:t>6</w:t>
            </w:r>
            <w:r w:rsidR="003900AD">
              <w:rPr>
                <w:noProof/>
                <w:webHidden/>
              </w:rPr>
              <w:fldChar w:fldCharType="end"/>
            </w:r>
          </w:hyperlink>
        </w:p>
        <w:p w14:paraId="45D0774B" w14:textId="60B9E810" w:rsidR="003900AD" w:rsidRDefault="001439E6">
          <w:pPr>
            <w:pStyle w:val="TOC2"/>
            <w:tabs>
              <w:tab w:val="right" w:leader="dot" w:pos="8630"/>
            </w:tabs>
            <w:rPr>
              <w:rFonts w:eastAsiaTheme="minorEastAsia"/>
              <w:b w:val="0"/>
              <w:bCs w:val="0"/>
              <w:noProof/>
              <w:color w:val="auto"/>
            </w:rPr>
          </w:pPr>
          <w:hyperlink w:anchor="_Toc46673386" w:history="1">
            <w:r w:rsidR="003900AD" w:rsidRPr="002A6ED2">
              <w:rPr>
                <w:rStyle w:val="Hyperlink"/>
                <w:noProof/>
              </w:rPr>
              <w:t>1. Tên Website.</w:t>
            </w:r>
            <w:r w:rsidR="003900AD">
              <w:rPr>
                <w:noProof/>
                <w:webHidden/>
              </w:rPr>
              <w:tab/>
            </w:r>
            <w:r w:rsidR="003900AD">
              <w:rPr>
                <w:noProof/>
                <w:webHidden/>
              </w:rPr>
              <w:fldChar w:fldCharType="begin"/>
            </w:r>
            <w:r w:rsidR="003900AD">
              <w:rPr>
                <w:noProof/>
                <w:webHidden/>
              </w:rPr>
              <w:instrText xml:space="preserve"> PAGEREF _Toc46673386 \h </w:instrText>
            </w:r>
            <w:r w:rsidR="003900AD">
              <w:rPr>
                <w:noProof/>
                <w:webHidden/>
              </w:rPr>
            </w:r>
            <w:r w:rsidR="003900AD">
              <w:rPr>
                <w:noProof/>
                <w:webHidden/>
              </w:rPr>
              <w:fldChar w:fldCharType="separate"/>
            </w:r>
            <w:r w:rsidR="003900AD">
              <w:rPr>
                <w:noProof/>
                <w:webHidden/>
              </w:rPr>
              <w:t>6</w:t>
            </w:r>
            <w:r w:rsidR="003900AD">
              <w:rPr>
                <w:noProof/>
                <w:webHidden/>
              </w:rPr>
              <w:fldChar w:fldCharType="end"/>
            </w:r>
          </w:hyperlink>
        </w:p>
        <w:p w14:paraId="697D5DFF" w14:textId="004580F1" w:rsidR="003900AD" w:rsidRDefault="001439E6">
          <w:pPr>
            <w:pStyle w:val="TOC2"/>
            <w:tabs>
              <w:tab w:val="right" w:leader="dot" w:pos="8630"/>
            </w:tabs>
            <w:rPr>
              <w:rFonts w:eastAsiaTheme="minorEastAsia"/>
              <w:b w:val="0"/>
              <w:bCs w:val="0"/>
              <w:noProof/>
              <w:color w:val="auto"/>
            </w:rPr>
          </w:pPr>
          <w:hyperlink w:anchor="_Toc46673387" w:history="1">
            <w:r w:rsidR="003900AD" w:rsidRPr="002A6ED2">
              <w:rPr>
                <w:rStyle w:val="Hyperlink"/>
                <w:noProof/>
              </w:rPr>
              <w:t>2. Chức năng.</w:t>
            </w:r>
            <w:r w:rsidR="003900AD">
              <w:rPr>
                <w:noProof/>
                <w:webHidden/>
              </w:rPr>
              <w:tab/>
            </w:r>
            <w:r w:rsidR="003900AD">
              <w:rPr>
                <w:noProof/>
                <w:webHidden/>
              </w:rPr>
              <w:fldChar w:fldCharType="begin"/>
            </w:r>
            <w:r w:rsidR="003900AD">
              <w:rPr>
                <w:noProof/>
                <w:webHidden/>
              </w:rPr>
              <w:instrText xml:space="preserve"> PAGEREF _Toc46673387 \h </w:instrText>
            </w:r>
            <w:r w:rsidR="003900AD">
              <w:rPr>
                <w:noProof/>
                <w:webHidden/>
              </w:rPr>
            </w:r>
            <w:r w:rsidR="003900AD">
              <w:rPr>
                <w:noProof/>
                <w:webHidden/>
              </w:rPr>
              <w:fldChar w:fldCharType="separate"/>
            </w:r>
            <w:r w:rsidR="003900AD">
              <w:rPr>
                <w:noProof/>
                <w:webHidden/>
              </w:rPr>
              <w:t>6</w:t>
            </w:r>
            <w:r w:rsidR="003900AD">
              <w:rPr>
                <w:noProof/>
                <w:webHidden/>
              </w:rPr>
              <w:fldChar w:fldCharType="end"/>
            </w:r>
          </w:hyperlink>
        </w:p>
        <w:p w14:paraId="098BF31B" w14:textId="4342AFCD" w:rsidR="003900AD" w:rsidRDefault="001439E6">
          <w:pPr>
            <w:pStyle w:val="TOC2"/>
            <w:tabs>
              <w:tab w:val="right" w:leader="dot" w:pos="8630"/>
            </w:tabs>
            <w:rPr>
              <w:rFonts w:eastAsiaTheme="minorEastAsia"/>
              <w:b w:val="0"/>
              <w:bCs w:val="0"/>
              <w:noProof/>
              <w:color w:val="auto"/>
            </w:rPr>
          </w:pPr>
          <w:hyperlink w:anchor="_Toc46673388" w:history="1">
            <w:r w:rsidR="003900AD" w:rsidRPr="002A6ED2">
              <w:rPr>
                <w:rStyle w:val="Hyperlink"/>
                <w:noProof/>
              </w:rPr>
              <w:t>3. Đối tượng sử dụng.</w:t>
            </w:r>
            <w:r w:rsidR="003900AD">
              <w:rPr>
                <w:noProof/>
                <w:webHidden/>
              </w:rPr>
              <w:tab/>
            </w:r>
            <w:r w:rsidR="003900AD">
              <w:rPr>
                <w:noProof/>
                <w:webHidden/>
              </w:rPr>
              <w:fldChar w:fldCharType="begin"/>
            </w:r>
            <w:r w:rsidR="003900AD">
              <w:rPr>
                <w:noProof/>
                <w:webHidden/>
              </w:rPr>
              <w:instrText xml:space="preserve"> PAGEREF _Toc46673388 \h </w:instrText>
            </w:r>
            <w:r w:rsidR="003900AD">
              <w:rPr>
                <w:noProof/>
                <w:webHidden/>
              </w:rPr>
            </w:r>
            <w:r w:rsidR="003900AD">
              <w:rPr>
                <w:noProof/>
                <w:webHidden/>
              </w:rPr>
              <w:fldChar w:fldCharType="separate"/>
            </w:r>
            <w:r w:rsidR="003900AD">
              <w:rPr>
                <w:noProof/>
                <w:webHidden/>
              </w:rPr>
              <w:t>6</w:t>
            </w:r>
            <w:r w:rsidR="003900AD">
              <w:rPr>
                <w:noProof/>
                <w:webHidden/>
              </w:rPr>
              <w:fldChar w:fldCharType="end"/>
            </w:r>
          </w:hyperlink>
        </w:p>
        <w:p w14:paraId="58FA02C3" w14:textId="0ACB10F4" w:rsidR="003900AD" w:rsidRDefault="001439E6">
          <w:pPr>
            <w:pStyle w:val="TOC3"/>
            <w:tabs>
              <w:tab w:val="right" w:leader="dot" w:pos="8630"/>
            </w:tabs>
            <w:rPr>
              <w:rFonts w:eastAsiaTheme="minorEastAsia"/>
              <w:noProof/>
              <w:color w:val="auto"/>
            </w:rPr>
          </w:pPr>
          <w:hyperlink w:anchor="_Toc46673389" w:history="1">
            <w:r w:rsidR="003900AD" w:rsidRPr="002A6ED2">
              <w:rPr>
                <w:rStyle w:val="Hyperlink"/>
                <w:noProof/>
              </w:rPr>
              <w:t>a) Dành cho khách hàng:</w:t>
            </w:r>
            <w:r w:rsidR="003900AD">
              <w:rPr>
                <w:noProof/>
                <w:webHidden/>
              </w:rPr>
              <w:tab/>
            </w:r>
            <w:r w:rsidR="003900AD">
              <w:rPr>
                <w:noProof/>
                <w:webHidden/>
              </w:rPr>
              <w:fldChar w:fldCharType="begin"/>
            </w:r>
            <w:r w:rsidR="003900AD">
              <w:rPr>
                <w:noProof/>
                <w:webHidden/>
              </w:rPr>
              <w:instrText xml:space="preserve"> PAGEREF _Toc46673389 \h </w:instrText>
            </w:r>
            <w:r w:rsidR="003900AD">
              <w:rPr>
                <w:noProof/>
                <w:webHidden/>
              </w:rPr>
            </w:r>
            <w:r w:rsidR="003900AD">
              <w:rPr>
                <w:noProof/>
                <w:webHidden/>
              </w:rPr>
              <w:fldChar w:fldCharType="separate"/>
            </w:r>
            <w:r w:rsidR="003900AD">
              <w:rPr>
                <w:noProof/>
                <w:webHidden/>
              </w:rPr>
              <w:t>6</w:t>
            </w:r>
            <w:r w:rsidR="003900AD">
              <w:rPr>
                <w:noProof/>
                <w:webHidden/>
              </w:rPr>
              <w:fldChar w:fldCharType="end"/>
            </w:r>
          </w:hyperlink>
        </w:p>
        <w:p w14:paraId="0A48D646" w14:textId="21290ABE" w:rsidR="003900AD" w:rsidRDefault="001439E6">
          <w:pPr>
            <w:pStyle w:val="TOC3"/>
            <w:tabs>
              <w:tab w:val="right" w:leader="dot" w:pos="8630"/>
            </w:tabs>
            <w:rPr>
              <w:rFonts w:eastAsiaTheme="minorEastAsia"/>
              <w:noProof/>
              <w:color w:val="auto"/>
            </w:rPr>
          </w:pPr>
          <w:hyperlink w:anchor="_Toc46673390" w:history="1">
            <w:r w:rsidR="003900AD" w:rsidRPr="002A6ED2">
              <w:rPr>
                <w:rStyle w:val="Hyperlink"/>
                <w:noProof/>
              </w:rPr>
              <w:t>b) Dành cho người quản trị:</w:t>
            </w:r>
            <w:r w:rsidR="003900AD">
              <w:rPr>
                <w:noProof/>
                <w:webHidden/>
              </w:rPr>
              <w:tab/>
            </w:r>
            <w:r w:rsidR="003900AD">
              <w:rPr>
                <w:noProof/>
                <w:webHidden/>
              </w:rPr>
              <w:fldChar w:fldCharType="begin"/>
            </w:r>
            <w:r w:rsidR="003900AD">
              <w:rPr>
                <w:noProof/>
                <w:webHidden/>
              </w:rPr>
              <w:instrText xml:space="preserve"> PAGEREF _Toc46673390 \h </w:instrText>
            </w:r>
            <w:r w:rsidR="003900AD">
              <w:rPr>
                <w:noProof/>
                <w:webHidden/>
              </w:rPr>
            </w:r>
            <w:r w:rsidR="003900AD">
              <w:rPr>
                <w:noProof/>
                <w:webHidden/>
              </w:rPr>
              <w:fldChar w:fldCharType="separate"/>
            </w:r>
            <w:r w:rsidR="003900AD">
              <w:rPr>
                <w:noProof/>
                <w:webHidden/>
              </w:rPr>
              <w:t>7</w:t>
            </w:r>
            <w:r w:rsidR="003900AD">
              <w:rPr>
                <w:noProof/>
                <w:webHidden/>
              </w:rPr>
              <w:fldChar w:fldCharType="end"/>
            </w:r>
          </w:hyperlink>
        </w:p>
        <w:p w14:paraId="2750F055" w14:textId="65F4DF98" w:rsidR="003900AD" w:rsidRDefault="001439E6">
          <w:pPr>
            <w:pStyle w:val="TOC2"/>
            <w:tabs>
              <w:tab w:val="right" w:leader="dot" w:pos="8630"/>
            </w:tabs>
            <w:rPr>
              <w:rFonts w:eastAsiaTheme="minorEastAsia"/>
              <w:b w:val="0"/>
              <w:bCs w:val="0"/>
              <w:noProof/>
              <w:color w:val="auto"/>
            </w:rPr>
          </w:pPr>
          <w:hyperlink w:anchor="_Toc46673391" w:history="1">
            <w:r w:rsidR="003900AD" w:rsidRPr="002A6ED2">
              <w:rPr>
                <w:rStyle w:val="Hyperlink"/>
                <w:noProof/>
              </w:rPr>
              <w:t>4. Mô hình, kỹ thuật, các phần mềm và các hosting được sử dụng để thực hiện Website.</w:t>
            </w:r>
            <w:r w:rsidR="003900AD">
              <w:rPr>
                <w:noProof/>
                <w:webHidden/>
              </w:rPr>
              <w:tab/>
            </w:r>
            <w:r w:rsidR="003900AD">
              <w:rPr>
                <w:noProof/>
                <w:webHidden/>
              </w:rPr>
              <w:fldChar w:fldCharType="begin"/>
            </w:r>
            <w:r w:rsidR="003900AD">
              <w:rPr>
                <w:noProof/>
                <w:webHidden/>
              </w:rPr>
              <w:instrText xml:space="preserve"> PAGEREF _Toc46673391 \h </w:instrText>
            </w:r>
            <w:r w:rsidR="003900AD">
              <w:rPr>
                <w:noProof/>
                <w:webHidden/>
              </w:rPr>
            </w:r>
            <w:r w:rsidR="003900AD">
              <w:rPr>
                <w:noProof/>
                <w:webHidden/>
              </w:rPr>
              <w:fldChar w:fldCharType="separate"/>
            </w:r>
            <w:r w:rsidR="003900AD">
              <w:rPr>
                <w:noProof/>
                <w:webHidden/>
              </w:rPr>
              <w:t>7</w:t>
            </w:r>
            <w:r w:rsidR="003900AD">
              <w:rPr>
                <w:noProof/>
                <w:webHidden/>
              </w:rPr>
              <w:fldChar w:fldCharType="end"/>
            </w:r>
          </w:hyperlink>
        </w:p>
        <w:p w14:paraId="6720A97E" w14:textId="7B9279AA" w:rsidR="003900AD" w:rsidRDefault="001439E6">
          <w:pPr>
            <w:pStyle w:val="TOC3"/>
            <w:tabs>
              <w:tab w:val="right" w:leader="dot" w:pos="8630"/>
            </w:tabs>
            <w:rPr>
              <w:rFonts w:eastAsiaTheme="minorEastAsia"/>
              <w:noProof/>
              <w:color w:val="auto"/>
            </w:rPr>
          </w:pPr>
          <w:hyperlink w:anchor="_Toc46673392" w:history="1">
            <w:r w:rsidR="003900AD" w:rsidRPr="002A6ED2">
              <w:rPr>
                <w:rStyle w:val="Hyperlink"/>
                <w:noProof/>
              </w:rPr>
              <w:t>a) Mô hình, kỹ thuật:</w:t>
            </w:r>
            <w:r w:rsidR="003900AD">
              <w:rPr>
                <w:noProof/>
                <w:webHidden/>
              </w:rPr>
              <w:tab/>
            </w:r>
            <w:r w:rsidR="003900AD">
              <w:rPr>
                <w:noProof/>
                <w:webHidden/>
              </w:rPr>
              <w:fldChar w:fldCharType="begin"/>
            </w:r>
            <w:r w:rsidR="003900AD">
              <w:rPr>
                <w:noProof/>
                <w:webHidden/>
              </w:rPr>
              <w:instrText xml:space="preserve"> PAGEREF _Toc46673392 \h </w:instrText>
            </w:r>
            <w:r w:rsidR="003900AD">
              <w:rPr>
                <w:noProof/>
                <w:webHidden/>
              </w:rPr>
            </w:r>
            <w:r w:rsidR="003900AD">
              <w:rPr>
                <w:noProof/>
                <w:webHidden/>
              </w:rPr>
              <w:fldChar w:fldCharType="separate"/>
            </w:r>
            <w:r w:rsidR="003900AD">
              <w:rPr>
                <w:noProof/>
                <w:webHidden/>
              </w:rPr>
              <w:t>7</w:t>
            </w:r>
            <w:r w:rsidR="003900AD">
              <w:rPr>
                <w:noProof/>
                <w:webHidden/>
              </w:rPr>
              <w:fldChar w:fldCharType="end"/>
            </w:r>
          </w:hyperlink>
        </w:p>
        <w:p w14:paraId="6B1344F3" w14:textId="1DE22BD7" w:rsidR="003900AD" w:rsidRDefault="001439E6">
          <w:pPr>
            <w:pStyle w:val="TOC3"/>
            <w:tabs>
              <w:tab w:val="right" w:leader="dot" w:pos="8630"/>
            </w:tabs>
            <w:rPr>
              <w:rFonts w:eastAsiaTheme="minorEastAsia"/>
              <w:noProof/>
              <w:color w:val="auto"/>
            </w:rPr>
          </w:pPr>
          <w:hyperlink w:anchor="_Toc46673393" w:history="1">
            <w:r w:rsidR="003900AD" w:rsidRPr="002A6ED2">
              <w:rPr>
                <w:rStyle w:val="Hyperlink"/>
                <w:noProof/>
              </w:rPr>
              <w:t>b) Các phần mềm và</w:t>
            </w:r>
            <w:r w:rsidR="003900AD" w:rsidRPr="002A6ED2">
              <w:rPr>
                <w:rStyle w:val="Hyperlink"/>
                <w:noProof/>
                <w:lang w:val="vi-VN"/>
              </w:rPr>
              <w:t xml:space="preserve"> các</w:t>
            </w:r>
            <w:r w:rsidR="003900AD" w:rsidRPr="002A6ED2">
              <w:rPr>
                <w:rStyle w:val="Hyperlink"/>
                <w:noProof/>
              </w:rPr>
              <w:t xml:space="preserve"> công cụ hỗ trợ:</w:t>
            </w:r>
            <w:r w:rsidR="003900AD">
              <w:rPr>
                <w:noProof/>
                <w:webHidden/>
              </w:rPr>
              <w:tab/>
            </w:r>
            <w:r w:rsidR="003900AD">
              <w:rPr>
                <w:noProof/>
                <w:webHidden/>
              </w:rPr>
              <w:fldChar w:fldCharType="begin"/>
            </w:r>
            <w:r w:rsidR="003900AD">
              <w:rPr>
                <w:noProof/>
                <w:webHidden/>
              </w:rPr>
              <w:instrText xml:space="preserve"> PAGEREF _Toc46673393 \h </w:instrText>
            </w:r>
            <w:r w:rsidR="003900AD">
              <w:rPr>
                <w:noProof/>
                <w:webHidden/>
              </w:rPr>
            </w:r>
            <w:r w:rsidR="003900AD">
              <w:rPr>
                <w:noProof/>
                <w:webHidden/>
              </w:rPr>
              <w:fldChar w:fldCharType="separate"/>
            </w:r>
            <w:r w:rsidR="003900AD">
              <w:rPr>
                <w:noProof/>
                <w:webHidden/>
              </w:rPr>
              <w:t>7</w:t>
            </w:r>
            <w:r w:rsidR="003900AD">
              <w:rPr>
                <w:noProof/>
                <w:webHidden/>
              </w:rPr>
              <w:fldChar w:fldCharType="end"/>
            </w:r>
          </w:hyperlink>
        </w:p>
        <w:p w14:paraId="5D4919FC" w14:textId="2F01B5C1" w:rsidR="003900AD" w:rsidRDefault="001439E6">
          <w:pPr>
            <w:pStyle w:val="TOC3"/>
            <w:tabs>
              <w:tab w:val="right" w:leader="dot" w:pos="8630"/>
            </w:tabs>
            <w:rPr>
              <w:rFonts w:eastAsiaTheme="minorEastAsia"/>
              <w:noProof/>
              <w:color w:val="auto"/>
            </w:rPr>
          </w:pPr>
          <w:hyperlink w:anchor="_Toc46673394" w:history="1">
            <w:r w:rsidR="003900AD" w:rsidRPr="002A6ED2">
              <w:rPr>
                <w:rStyle w:val="Hyperlink"/>
                <w:noProof/>
              </w:rPr>
              <w:t>c) Hosting:</w:t>
            </w:r>
            <w:r w:rsidR="003900AD">
              <w:rPr>
                <w:noProof/>
                <w:webHidden/>
              </w:rPr>
              <w:tab/>
            </w:r>
            <w:r w:rsidR="003900AD">
              <w:rPr>
                <w:noProof/>
                <w:webHidden/>
              </w:rPr>
              <w:fldChar w:fldCharType="begin"/>
            </w:r>
            <w:r w:rsidR="003900AD">
              <w:rPr>
                <w:noProof/>
                <w:webHidden/>
              </w:rPr>
              <w:instrText xml:space="preserve"> PAGEREF _Toc46673394 \h </w:instrText>
            </w:r>
            <w:r w:rsidR="003900AD">
              <w:rPr>
                <w:noProof/>
                <w:webHidden/>
              </w:rPr>
            </w:r>
            <w:r w:rsidR="003900AD">
              <w:rPr>
                <w:noProof/>
                <w:webHidden/>
              </w:rPr>
              <w:fldChar w:fldCharType="separate"/>
            </w:r>
            <w:r w:rsidR="003900AD">
              <w:rPr>
                <w:noProof/>
                <w:webHidden/>
              </w:rPr>
              <w:t>7</w:t>
            </w:r>
            <w:r w:rsidR="003900AD">
              <w:rPr>
                <w:noProof/>
                <w:webHidden/>
              </w:rPr>
              <w:fldChar w:fldCharType="end"/>
            </w:r>
          </w:hyperlink>
        </w:p>
        <w:p w14:paraId="5876AE30" w14:textId="5F3896FB" w:rsidR="003900AD" w:rsidRDefault="001439E6">
          <w:pPr>
            <w:pStyle w:val="TOC1"/>
            <w:rPr>
              <w:rFonts w:eastAsiaTheme="minorEastAsia"/>
              <w:b w:val="0"/>
              <w:bCs w:val="0"/>
              <w:noProof/>
              <w:color w:val="auto"/>
              <w:sz w:val="22"/>
              <w:szCs w:val="22"/>
            </w:rPr>
          </w:pPr>
          <w:hyperlink w:anchor="_Toc46673395" w:history="1">
            <w:r w:rsidR="003900AD" w:rsidRPr="002A6ED2">
              <w:rPr>
                <w:rStyle w:val="Hyperlink"/>
                <w:noProof/>
              </w:rPr>
              <w:t>II. Hướng dẫn sử dụng Website.</w:t>
            </w:r>
            <w:r w:rsidR="003900AD">
              <w:rPr>
                <w:noProof/>
                <w:webHidden/>
              </w:rPr>
              <w:tab/>
            </w:r>
            <w:r w:rsidR="003900AD">
              <w:rPr>
                <w:noProof/>
                <w:webHidden/>
              </w:rPr>
              <w:fldChar w:fldCharType="begin"/>
            </w:r>
            <w:r w:rsidR="003900AD">
              <w:rPr>
                <w:noProof/>
                <w:webHidden/>
              </w:rPr>
              <w:instrText xml:space="preserve"> PAGEREF _Toc46673395 \h </w:instrText>
            </w:r>
            <w:r w:rsidR="003900AD">
              <w:rPr>
                <w:noProof/>
                <w:webHidden/>
              </w:rPr>
            </w:r>
            <w:r w:rsidR="003900AD">
              <w:rPr>
                <w:noProof/>
                <w:webHidden/>
              </w:rPr>
              <w:fldChar w:fldCharType="separate"/>
            </w:r>
            <w:r w:rsidR="003900AD">
              <w:rPr>
                <w:noProof/>
                <w:webHidden/>
              </w:rPr>
              <w:t>8</w:t>
            </w:r>
            <w:r w:rsidR="003900AD">
              <w:rPr>
                <w:noProof/>
                <w:webHidden/>
              </w:rPr>
              <w:fldChar w:fldCharType="end"/>
            </w:r>
          </w:hyperlink>
        </w:p>
        <w:p w14:paraId="5C0558E1" w14:textId="6ED9B19B" w:rsidR="003900AD" w:rsidRDefault="001439E6">
          <w:pPr>
            <w:pStyle w:val="TOC2"/>
            <w:tabs>
              <w:tab w:val="right" w:leader="dot" w:pos="8630"/>
            </w:tabs>
            <w:rPr>
              <w:rFonts w:eastAsiaTheme="minorEastAsia"/>
              <w:b w:val="0"/>
              <w:bCs w:val="0"/>
              <w:noProof/>
              <w:color w:val="auto"/>
            </w:rPr>
          </w:pPr>
          <w:hyperlink w:anchor="_Toc46673396" w:history="1">
            <w:r w:rsidR="003900AD" w:rsidRPr="002A6ED2">
              <w:rPr>
                <w:rStyle w:val="Hyperlink"/>
                <w:noProof/>
                <w:lang w:val="en-AU"/>
              </w:rPr>
              <w:t>1.</w:t>
            </w:r>
            <w:r w:rsidR="003900AD" w:rsidRPr="002A6ED2">
              <w:rPr>
                <w:rStyle w:val="Hyperlink"/>
                <w:noProof/>
              </w:rPr>
              <w:t xml:space="preserve"> </w:t>
            </w:r>
            <w:r w:rsidR="003900AD" w:rsidRPr="002A6ED2">
              <w:rPr>
                <w:rStyle w:val="Hyperlink"/>
                <w:noProof/>
                <w:lang w:val="en-AU"/>
              </w:rPr>
              <w:t>Về giao diện người dùng:</w:t>
            </w:r>
            <w:r w:rsidR="003900AD">
              <w:rPr>
                <w:noProof/>
                <w:webHidden/>
              </w:rPr>
              <w:tab/>
            </w:r>
            <w:r w:rsidR="003900AD">
              <w:rPr>
                <w:noProof/>
                <w:webHidden/>
              </w:rPr>
              <w:fldChar w:fldCharType="begin"/>
            </w:r>
            <w:r w:rsidR="003900AD">
              <w:rPr>
                <w:noProof/>
                <w:webHidden/>
              </w:rPr>
              <w:instrText xml:space="preserve"> PAGEREF _Toc46673396 \h </w:instrText>
            </w:r>
            <w:r w:rsidR="003900AD">
              <w:rPr>
                <w:noProof/>
                <w:webHidden/>
              </w:rPr>
            </w:r>
            <w:r w:rsidR="003900AD">
              <w:rPr>
                <w:noProof/>
                <w:webHidden/>
              </w:rPr>
              <w:fldChar w:fldCharType="separate"/>
            </w:r>
            <w:r w:rsidR="003900AD">
              <w:rPr>
                <w:noProof/>
                <w:webHidden/>
              </w:rPr>
              <w:t>8</w:t>
            </w:r>
            <w:r w:rsidR="003900AD">
              <w:rPr>
                <w:noProof/>
                <w:webHidden/>
              </w:rPr>
              <w:fldChar w:fldCharType="end"/>
            </w:r>
          </w:hyperlink>
        </w:p>
        <w:p w14:paraId="542F89BA" w14:textId="27564026" w:rsidR="003900AD" w:rsidRDefault="001439E6">
          <w:pPr>
            <w:pStyle w:val="TOC2"/>
            <w:tabs>
              <w:tab w:val="right" w:leader="dot" w:pos="8630"/>
            </w:tabs>
            <w:rPr>
              <w:rFonts w:eastAsiaTheme="minorEastAsia"/>
              <w:b w:val="0"/>
              <w:bCs w:val="0"/>
              <w:noProof/>
              <w:color w:val="auto"/>
            </w:rPr>
          </w:pPr>
          <w:hyperlink w:anchor="_Toc46673397" w:history="1">
            <w:r w:rsidR="003900AD" w:rsidRPr="002A6ED2">
              <w:rPr>
                <w:rStyle w:val="Hyperlink"/>
                <w:noProof/>
              </w:rPr>
              <w:t>2. Về Admin:</w:t>
            </w:r>
            <w:r w:rsidR="003900AD">
              <w:rPr>
                <w:noProof/>
                <w:webHidden/>
              </w:rPr>
              <w:tab/>
            </w:r>
            <w:r w:rsidR="003900AD">
              <w:rPr>
                <w:noProof/>
                <w:webHidden/>
              </w:rPr>
              <w:fldChar w:fldCharType="begin"/>
            </w:r>
            <w:r w:rsidR="003900AD">
              <w:rPr>
                <w:noProof/>
                <w:webHidden/>
              </w:rPr>
              <w:instrText xml:space="preserve"> PAGEREF _Toc46673397 \h </w:instrText>
            </w:r>
            <w:r w:rsidR="003900AD">
              <w:rPr>
                <w:noProof/>
                <w:webHidden/>
              </w:rPr>
            </w:r>
            <w:r w:rsidR="003900AD">
              <w:rPr>
                <w:noProof/>
                <w:webHidden/>
              </w:rPr>
              <w:fldChar w:fldCharType="separate"/>
            </w:r>
            <w:r w:rsidR="003900AD">
              <w:rPr>
                <w:noProof/>
                <w:webHidden/>
              </w:rPr>
              <w:t>15</w:t>
            </w:r>
            <w:r w:rsidR="003900AD">
              <w:rPr>
                <w:noProof/>
                <w:webHidden/>
              </w:rPr>
              <w:fldChar w:fldCharType="end"/>
            </w:r>
          </w:hyperlink>
        </w:p>
        <w:p w14:paraId="3EC3842E" w14:textId="7F9C4035" w:rsidR="003900AD" w:rsidRDefault="001439E6">
          <w:pPr>
            <w:pStyle w:val="TOC3"/>
            <w:tabs>
              <w:tab w:val="right" w:leader="dot" w:pos="8630"/>
            </w:tabs>
            <w:rPr>
              <w:rFonts w:eastAsiaTheme="minorEastAsia"/>
              <w:noProof/>
              <w:color w:val="auto"/>
            </w:rPr>
          </w:pPr>
          <w:hyperlink w:anchor="_Toc46673398" w:history="1">
            <w:r w:rsidR="003900AD" w:rsidRPr="002A6ED2">
              <w:rPr>
                <w:rStyle w:val="Hyperlink"/>
                <w:noProof/>
              </w:rPr>
              <w:t>a) Giao diện</w:t>
            </w:r>
            <w:r w:rsidR="003900AD">
              <w:rPr>
                <w:noProof/>
                <w:webHidden/>
              </w:rPr>
              <w:tab/>
            </w:r>
            <w:r w:rsidR="003900AD">
              <w:rPr>
                <w:noProof/>
                <w:webHidden/>
              </w:rPr>
              <w:fldChar w:fldCharType="begin"/>
            </w:r>
            <w:r w:rsidR="003900AD">
              <w:rPr>
                <w:noProof/>
                <w:webHidden/>
              </w:rPr>
              <w:instrText xml:space="preserve"> PAGEREF _Toc46673398 \h </w:instrText>
            </w:r>
            <w:r w:rsidR="003900AD">
              <w:rPr>
                <w:noProof/>
                <w:webHidden/>
              </w:rPr>
            </w:r>
            <w:r w:rsidR="003900AD">
              <w:rPr>
                <w:noProof/>
                <w:webHidden/>
              </w:rPr>
              <w:fldChar w:fldCharType="separate"/>
            </w:r>
            <w:r w:rsidR="003900AD">
              <w:rPr>
                <w:noProof/>
                <w:webHidden/>
              </w:rPr>
              <w:t>15</w:t>
            </w:r>
            <w:r w:rsidR="003900AD">
              <w:rPr>
                <w:noProof/>
                <w:webHidden/>
              </w:rPr>
              <w:fldChar w:fldCharType="end"/>
            </w:r>
          </w:hyperlink>
        </w:p>
        <w:p w14:paraId="6DB2A9DB" w14:textId="5A03CC1C" w:rsidR="003900AD" w:rsidRDefault="001439E6">
          <w:pPr>
            <w:pStyle w:val="TOC3"/>
            <w:tabs>
              <w:tab w:val="right" w:leader="dot" w:pos="8630"/>
            </w:tabs>
            <w:rPr>
              <w:rFonts w:eastAsiaTheme="minorEastAsia"/>
              <w:noProof/>
              <w:color w:val="auto"/>
            </w:rPr>
          </w:pPr>
          <w:hyperlink w:anchor="_Toc46673399" w:history="1">
            <w:r w:rsidR="003900AD" w:rsidRPr="002A6ED2">
              <w:rPr>
                <w:rStyle w:val="Hyperlink"/>
                <w:noProof/>
              </w:rPr>
              <w:t>b) Tính</w:t>
            </w:r>
            <w:r w:rsidR="003900AD" w:rsidRPr="002A6ED2">
              <w:rPr>
                <w:rStyle w:val="Hyperlink"/>
                <w:noProof/>
                <w:lang w:val="vi-VN"/>
              </w:rPr>
              <w:t xml:space="preserve"> năng </w:t>
            </w:r>
            <w:r w:rsidR="003900AD" w:rsidRPr="002A6ED2">
              <w:rPr>
                <w:rStyle w:val="Hyperlink"/>
                <w:noProof/>
              </w:rPr>
              <w:t>Thêm, Sửa, Xoá</w:t>
            </w:r>
            <w:r w:rsidR="003900AD">
              <w:rPr>
                <w:noProof/>
                <w:webHidden/>
              </w:rPr>
              <w:tab/>
            </w:r>
            <w:r w:rsidR="003900AD">
              <w:rPr>
                <w:noProof/>
                <w:webHidden/>
              </w:rPr>
              <w:fldChar w:fldCharType="begin"/>
            </w:r>
            <w:r w:rsidR="003900AD">
              <w:rPr>
                <w:noProof/>
                <w:webHidden/>
              </w:rPr>
              <w:instrText xml:space="preserve"> PAGEREF _Toc46673399 \h </w:instrText>
            </w:r>
            <w:r w:rsidR="003900AD">
              <w:rPr>
                <w:noProof/>
                <w:webHidden/>
              </w:rPr>
            </w:r>
            <w:r w:rsidR="003900AD">
              <w:rPr>
                <w:noProof/>
                <w:webHidden/>
              </w:rPr>
              <w:fldChar w:fldCharType="separate"/>
            </w:r>
            <w:r w:rsidR="003900AD">
              <w:rPr>
                <w:noProof/>
                <w:webHidden/>
              </w:rPr>
              <w:t>16</w:t>
            </w:r>
            <w:r w:rsidR="003900AD">
              <w:rPr>
                <w:noProof/>
                <w:webHidden/>
              </w:rPr>
              <w:fldChar w:fldCharType="end"/>
            </w:r>
          </w:hyperlink>
        </w:p>
        <w:p w14:paraId="7A2B2BE5" w14:textId="287DD72B" w:rsidR="003900AD" w:rsidRDefault="001439E6">
          <w:pPr>
            <w:pStyle w:val="TOC1"/>
            <w:rPr>
              <w:rFonts w:eastAsiaTheme="minorEastAsia"/>
              <w:b w:val="0"/>
              <w:bCs w:val="0"/>
              <w:noProof/>
              <w:color w:val="auto"/>
              <w:sz w:val="22"/>
              <w:szCs w:val="22"/>
            </w:rPr>
          </w:pPr>
          <w:hyperlink w:anchor="_Toc46673400" w:history="1">
            <w:r w:rsidR="003900AD" w:rsidRPr="002A6ED2">
              <w:rPr>
                <w:rStyle w:val="Hyperlink"/>
                <w:noProof/>
              </w:rPr>
              <w:t>III. Tổng kết đánh giá</w:t>
            </w:r>
            <w:r w:rsidR="003900AD">
              <w:rPr>
                <w:noProof/>
                <w:webHidden/>
              </w:rPr>
              <w:tab/>
            </w:r>
            <w:r w:rsidR="003900AD">
              <w:rPr>
                <w:noProof/>
                <w:webHidden/>
              </w:rPr>
              <w:fldChar w:fldCharType="begin"/>
            </w:r>
            <w:r w:rsidR="003900AD">
              <w:rPr>
                <w:noProof/>
                <w:webHidden/>
              </w:rPr>
              <w:instrText xml:space="preserve"> PAGEREF _Toc46673400 \h </w:instrText>
            </w:r>
            <w:r w:rsidR="003900AD">
              <w:rPr>
                <w:noProof/>
                <w:webHidden/>
              </w:rPr>
            </w:r>
            <w:r w:rsidR="003900AD">
              <w:rPr>
                <w:noProof/>
                <w:webHidden/>
              </w:rPr>
              <w:fldChar w:fldCharType="separate"/>
            </w:r>
            <w:r w:rsidR="003900AD">
              <w:rPr>
                <w:noProof/>
                <w:webHidden/>
              </w:rPr>
              <w:t>18</w:t>
            </w:r>
            <w:r w:rsidR="003900AD">
              <w:rPr>
                <w:noProof/>
                <w:webHidden/>
              </w:rPr>
              <w:fldChar w:fldCharType="end"/>
            </w:r>
          </w:hyperlink>
        </w:p>
        <w:p w14:paraId="653FDB69" w14:textId="6453AD85" w:rsidR="003900AD" w:rsidRDefault="001439E6">
          <w:pPr>
            <w:pStyle w:val="TOC2"/>
            <w:tabs>
              <w:tab w:val="right" w:leader="dot" w:pos="8630"/>
            </w:tabs>
            <w:rPr>
              <w:rFonts w:eastAsiaTheme="minorEastAsia"/>
              <w:b w:val="0"/>
              <w:bCs w:val="0"/>
              <w:noProof/>
              <w:color w:val="auto"/>
            </w:rPr>
          </w:pPr>
          <w:hyperlink w:anchor="_Toc46673401" w:history="1">
            <w:r w:rsidR="003900AD" w:rsidRPr="002A6ED2">
              <w:rPr>
                <w:rStyle w:val="Hyperlink"/>
                <w:noProof/>
              </w:rPr>
              <w:t>1. Những điểm website thực hiện được:</w:t>
            </w:r>
            <w:r w:rsidR="003900AD">
              <w:rPr>
                <w:noProof/>
                <w:webHidden/>
              </w:rPr>
              <w:tab/>
            </w:r>
            <w:r w:rsidR="003900AD">
              <w:rPr>
                <w:noProof/>
                <w:webHidden/>
              </w:rPr>
              <w:fldChar w:fldCharType="begin"/>
            </w:r>
            <w:r w:rsidR="003900AD">
              <w:rPr>
                <w:noProof/>
                <w:webHidden/>
              </w:rPr>
              <w:instrText xml:space="preserve"> PAGEREF _Toc46673401 \h </w:instrText>
            </w:r>
            <w:r w:rsidR="003900AD">
              <w:rPr>
                <w:noProof/>
                <w:webHidden/>
              </w:rPr>
            </w:r>
            <w:r w:rsidR="003900AD">
              <w:rPr>
                <w:noProof/>
                <w:webHidden/>
              </w:rPr>
              <w:fldChar w:fldCharType="separate"/>
            </w:r>
            <w:r w:rsidR="003900AD">
              <w:rPr>
                <w:noProof/>
                <w:webHidden/>
              </w:rPr>
              <w:t>18</w:t>
            </w:r>
            <w:r w:rsidR="003900AD">
              <w:rPr>
                <w:noProof/>
                <w:webHidden/>
              </w:rPr>
              <w:fldChar w:fldCharType="end"/>
            </w:r>
          </w:hyperlink>
        </w:p>
        <w:p w14:paraId="5DD148A6" w14:textId="74D7B906" w:rsidR="003900AD" w:rsidRDefault="001439E6">
          <w:pPr>
            <w:pStyle w:val="TOC3"/>
            <w:tabs>
              <w:tab w:val="right" w:leader="dot" w:pos="8630"/>
            </w:tabs>
            <w:rPr>
              <w:rFonts w:eastAsiaTheme="minorEastAsia"/>
              <w:noProof/>
              <w:color w:val="auto"/>
            </w:rPr>
          </w:pPr>
          <w:hyperlink w:anchor="_Toc46673402" w:history="1">
            <w:r w:rsidR="003900AD" w:rsidRPr="002A6ED2">
              <w:rPr>
                <w:rStyle w:val="Hyperlink"/>
                <w:noProof/>
              </w:rPr>
              <w:t>a) Về giao diện người dung:</w:t>
            </w:r>
            <w:r w:rsidR="003900AD">
              <w:rPr>
                <w:noProof/>
                <w:webHidden/>
              </w:rPr>
              <w:tab/>
            </w:r>
            <w:r w:rsidR="003900AD">
              <w:rPr>
                <w:noProof/>
                <w:webHidden/>
              </w:rPr>
              <w:fldChar w:fldCharType="begin"/>
            </w:r>
            <w:r w:rsidR="003900AD">
              <w:rPr>
                <w:noProof/>
                <w:webHidden/>
              </w:rPr>
              <w:instrText xml:space="preserve"> PAGEREF _Toc46673402 \h </w:instrText>
            </w:r>
            <w:r w:rsidR="003900AD">
              <w:rPr>
                <w:noProof/>
                <w:webHidden/>
              </w:rPr>
            </w:r>
            <w:r w:rsidR="003900AD">
              <w:rPr>
                <w:noProof/>
                <w:webHidden/>
              </w:rPr>
              <w:fldChar w:fldCharType="separate"/>
            </w:r>
            <w:r w:rsidR="003900AD">
              <w:rPr>
                <w:noProof/>
                <w:webHidden/>
              </w:rPr>
              <w:t>18</w:t>
            </w:r>
            <w:r w:rsidR="003900AD">
              <w:rPr>
                <w:noProof/>
                <w:webHidden/>
              </w:rPr>
              <w:fldChar w:fldCharType="end"/>
            </w:r>
          </w:hyperlink>
        </w:p>
        <w:p w14:paraId="40DCEBA9" w14:textId="089A40D5" w:rsidR="003900AD" w:rsidRDefault="001439E6">
          <w:pPr>
            <w:pStyle w:val="TOC3"/>
            <w:tabs>
              <w:tab w:val="right" w:leader="dot" w:pos="8630"/>
            </w:tabs>
            <w:rPr>
              <w:rFonts w:eastAsiaTheme="minorEastAsia"/>
              <w:noProof/>
              <w:color w:val="auto"/>
            </w:rPr>
          </w:pPr>
          <w:hyperlink w:anchor="_Toc46673403" w:history="1">
            <w:r w:rsidR="003900AD" w:rsidRPr="002A6ED2">
              <w:rPr>
                <w:rStyle w:val="Hyperlink"/>
                <w:noProof/>
              </w:rPr>
              <w:t>b) Về quản trị:</w:t>
            </w:r>
            <w:r w:rsidR="003900AD">
              <w:rPr>
                <w:noProof/>
                <w:webHidden/>
              </w:rPr>
              <w:tab/>
            </w:r>
            <w:r w:rsidR="003900AD">
              <w:rPr>
                <w:noProof/>
                <w:webHidden/>
              </w:rPr>
              <w:fldChar w:fldCharType="begin"/>
            </w:r>
            <w:r w:rsidR="003900AD">
              <w:rPr>
                <w:noProof/>
                <w:webHidden/>
              </w:rPr>
              <w:instrText xml:space="preserve"> PAGEREF _Toc46673403 \h </w:instrText>
            </w:r>
            <w:r w:rsidR="003900AD">
              <w:rPr>
                <w:noProof/>
                <w:webHidden/>
              </w:rPr>
            </w:r>
            <w:r w:rsidR="003900AD">
              <w:rPr>
                <w:noProof/>
                <w:webHidden/>
              </w:rPr>
              <w:fldChar w:fldCharType="separate"/>
            </w:r>
            <w:r w:rsidR="003900AD">
              <w:rPr>
                <w:noProof/>
                <w:webHidden/>
              </w:rPr>
              <w:t>18</w:t>
            </w:r>
            <w:r w:rsidR="003900AD">
              <w:rPr>
                <w:noProof/>
                <w:webHidden/>
              </w:rPr>
              <w:fldChar w:fldCharType="end"/>
            </w:r>
          </w:hyperlink>
        </w:p>
        <w:p w14:paraId="764986B0" w14:textId="7DCE56BC" w:rsidR="003900AD" w:rsidRDefault="001439E6">
          <w:pPr>
            <w:pStyle w:val="TOC2"/>
            <w:tabs>
              <w:tab w:val="right" w:leader="dot" w:pos="8630"/>
            </w:tabs>
            <w:rPr>
              <w:rFonts w:eastAsiaTheme="minorEastAsia"/>
              <w:b w:val="0"/>
              <w:bCs w:val="0"/>
              <w:noProof/>
              <w:color w:val="auto"/>
            </w:rPr>
          </w:pPr>
          <w:hyperlink w:anchor="_Toc46673404" w:history="1">
            <w:r w:rsidR="003900AD" w:rsidRPr="002A6ED2">
              <w:rPr>
                <w:rStyle w:val="Hyperlink"/>
                <w:noProof/>
              </w:rPr>
              <w:t>2. Những điểm chưa làm được:</w:t>
            </w:r>
            <w:r w:rsidR="003900AD">
              <w:rPr>
                <w:noProof/>
                <w:webHidden/>
              </w:rPr>
              <w:tab/>
            </w:r>
            <w:r w:rsidR="003900AD">
              <w:rPr>
                <w:noProof/>
                <w:webHidden/>
              </w:rPr>
              <w:fldChar w:fldCharType="begin"/>
            </w:r>
            <w:r w:rsidR="003900AD">
              <w:rPr>
                <w:noProof/>
                <w:webHidden/>
              </w:rPr>
              <w:instrText xml:space="preserve"> PAGEREF _Toc46673404 \h </w:instrText>
            </w:r>
            <w:r w:rsidR="003900AD">
              <w:rPr>
                <w:noProof/>
                <w:webHidden/>
              </w:rPr>
            </w:r>
            <w:r w:rsidR="003900AD">
              <w:rPr>
                <w:noProof/>
                <w:webHidden/>
              </w:rPr>
              <w:fldChar w:fldCharType="separate"/>
            </w:r>
            <w:r w:rsidR="003900AD">
              <w:rPr>
                <w:noProof/>
                <w:webHidden/>
              </w:rPr>
              <w:t>18</w:t>
            </w:r>
            <w:r w:rsidR="003900AD">
              <w:rPr>
                <w:noProof/>
                <w:webHidden/>
              </w:rPr>
              <w:fldChar w:fldCharType="end"/>
            </w:r>
          </w:hyperlink>
        </w:p>
        <w:p w14:paraId="7DC0F509" w14:textId="59F77ADF" w:rsidR="003900AD" w:rsidRDefault="001439E6">
          <w:pPr>
            <w:pStyle w:val="TOC2"/>
            <w:tabs>
              <w:tab w:val="right" w:leader="dot" w:pos="8630"/>
            </w:tabs>
            <w:rPr>
              <w:rFonts w:eastAsiaTheme="minorEastAsia"/>
              <w:b w:val="0"/>
              <w:bCs w:val="0"/>
              <w:noProof/>
              <w:color w:val="auto"/>
            </w:rPr>
          </w:pPr>
          <w:hyperlink w:anchor="_Toc46673405" w:history="1">
            <w:r w:rsidR="003900AD" w:rsidRPr="002A6ED2">
              <w:rPr>
                <w:rStyle w:val="Hyperlink"/>
                <w:noProof/>
              </w:rPr>
              <w:t>3. Lời kết</w:t>
            </w:r>
            <w:r w:rsidR="003900AD">
              <w:rPr>
                <w:noProof/>
                <w:webHidden/>
              </w:rPr>
              <w:tab/>
            </w:r>
            <w:r w:rsidR="003900AD">
              <w:rPr>
                <w:noProof/>
                <w:webHidden/>
              </w:rPr>
              <w:fldChar w:fldCharType="begin"/>
            </w:r>
            <w:r w:rsidR="003900AD">
              <w:rPr>
                <w:noProof/>
                <w:webHidden/>
              </w:rPr>
              <w:instrText xml:space="preserve"> PAGEREF _Toc46673405 \h </w:instrText>
            </w:r>
            <w:r w:rsidR="003900AD">
              <w:rPr>
                <w:noProof/>
                <w:webHidden/>
              </w:rPr>
            </w:r>
            <w:r w:rsidR="003900AD">
              <w:rPr>
                <w:noProof/>
                <w:webHidden/>
              </w:rPr>
              <w:fldChar w:fldCharType="separate"/>
            </w:r>
            <w:r w:rsidR="003900AD">
              <w:rPr>
                <w:noProof/>
                <w:webHidden/>
              </w:rPr>
              <w:t>18</w:t>
            </w:r>
            <w:r w:rsidR="003900AD">
              <w:rPr>
                <w:noProof/>
                <w:webHidden/>
              </w:rPr>
              <w:fldChar w:fldCharType="end"/>
            </w:r>
          </w:hyperlink>
        </w:p>
        <w:p w14:paraId="64D09C46" w14:textId="6E855812" w:rsidR="00AD166D" w:rsidRDefault="00AD166D">
          <w:r>
            <w:rPr>
              <w:b/>
              <w:bCs/>
              <w:noProof/>
            </w:rPr>
            <w:fldChar w:fldCharType="end"/>
          </w:r>
        </w:p>
      </w:sdtContent>
    </w:sdt>
    <w:p w14:paraId="44925D08" w14:textId="5893122C" w:rsidR="00D33327" w:rsidRDefault="00D33327" w:rsidP="00AD166D">
      <w:pPr>
        <w:rPr>
          <w:shd w:val="clear" w:color="auto" w:fill="EEEEEE"/>
        </w:rPr>
      </w:pPr>
      <w:r>
        <w:rPr>
          <w:shd w:val="clear" w:color="auto" w:fill="EEEEEE"/>
        </w:rPr>
        <w:br w:type="page"/>
      </w:r>
    </w:p>
    <w:p w14:paraId="3E07D525" w14:textId="77777777" w:rsidR="00D33327" w:rsidRPr="00D33327" w:rsidRDefault="00D33327" w:rsidP="00D33327">
      <w:pPr>
        <w:spacing w:before="0" w:after="0" w:line="240" w:lineRule="auto"/>
        <w:rPr>
          <w:rFonts w:eastAsia="Times New Roman" w:cs="Times New Roman"/>
          <w:color w:val="auto"/>
          <w:sz w:val="24"/>
          <w:szCs w:val="24"/>
        </w:rPr>
      </w:pPr>
    </w:p>
    <w:p w14:paraId="4D88D318" w14:textId="77777777" w:rsidR="00D33327" w:rsidRPr="00D33327" w:rsidRDefault="00D33327" w:rsidP="00D33327"/>
    <w:p w14:paraId="151713B7" w14:textId="38F147AF" w:rsidR="00D33327" w:rsidRDefault="00D33327" w:rsidP="00E5272E">
      <w:pPr>
        <w:pStyle w:val="Heading1"/>
        <w:numPr>
          <w:ilvl w:val="0"/>
          <w:numId w:val="0"/>
        </w:numPr>
      </w:pPr>
      <w:bookmarkStart w:id="5" w:name="_Toc46673384"/>
      <w:r>
        <w:t>L</w:t>
      </w:r>
      <w:r w:rsidR="00034AE9">
        <w:t>ỜI NÓI ĐẦU,</w:t>
      </w:r>
      <w:bookmarkEnd w:id="5"/>
    </w:p>
    <w:p w14:paraId="315C1EB6" w14:textId="2F7DFB6B" w:rsidR="00D33327" w:rsidRDefault="00D33327" w:rsidP="00D33327">
      <w:r>
        <w:t>Ngày nay, ứng dụng công nghệ thông tin được xem là một trong những yếu tố mang tính quyết định trong hoạt động của các tổ chức, công ty cũng như cá nhân mỗi người chúng ta, nó đóng vai trò hết sức quan trọng trong việc tạo ra những đột phá mạnh mẽ cho đời sống. Song song với sự phát triển vượt bật của nền công nghệ thông tin, hệ thống mạng internet là một trong những sản phẩm có giá trị hết sức lớn lao và ngày càng trở nên một công cụ không thể thiếu, là nền tảng chính cho sự truyền tải, trao đổi thông tin trên toàn cầu</w:t>
      </w:r>
      <w:r w:rsidR="00F02363">
        <w:t>. Giờ đây, m</w:t>
      </w:r>
      <w:ins w:id="6" w:author="Duong Tien" w:date="2020-07-27T23:03:00Z">
        <w:r w:rsidR="00D279CA">
          <w:t>ọi</w:t>
        </w:r>
      </w:ins>
      <w:del w:id="7" w:author="Duong Tien" w:date="2020-07-27T23:03:00Z">
        <w:r w:rsidR="00F02363" w:rsidDel="00D279CA">
          <w:delText>oị</w:delText>
        </w:r>
      </w:del>
      <w:r w:rsidR="00F02363">
        <w:t xml:space="preserve"> việc liên quán đến thông tin trở nên thật dễ dàng cho người sử dụng, chỉ cần một chiếc máy tính hoặc điện thoại có kết nối internet và gần như mọi dữ liệu, tin tức bạn truy tìm trên toàn thế giới sẽ hiện ra, hình ảnh, thông tin hay thậm chí là âm thanh nếu bạn cần,... Chính điều này, đã thúc đẩy sự phát triền thương mại điện tử. Trong mọi hoạt động kinh doanh, buôn bán, thương mại điện tử đã khẳng định được vai trò của minh thông qua việc quảng bá và giới thiệu đến khách hang các sản phẩm mới. Thế nên việc xây dựng một Website cho cửa hàng để giới thiệu tất cả sản phẩm của mình đến người tiêu dùng là hoàn toàn thiết yếu. </w:t>
      </w:r>
    </w:p>
    <w:p w14:paraId="3612EDAE" w14:textId="77777777" w:rsidR="003650A7" w:rsidRDefault="003650A7" w:rsidP="00D33327">
      <w:r>
        <w:t>Với sự hướng dẫn tận tình của Thầy Lương Trần Hy Hiến, chúng em đã hoàn thành đồ án kịp thời gian</w:t>
      </w:r>
      <w:r w:rsidR="005D730F">
        <w:t>. Tuy đã cố gắng hết sức tìm hiểu, phân tích thiết kế hệ thống nhưng chắc chắn sẽ không tránh khỏi những thiếu sót. Mong thầy thông cảm và góp ý về đồ án. Chúng em xin chân thành cảm ơn.</w:t>
      </w:r>
    </w:p>
    <w:p w14:paraId="0F350395" w14:textId="77777777" w:rsidR="00D33327" w:rsidRDefault="00D33327" w:rsidP="00D33327">
      <w:r>
        <w:br/>
      </w:r>
      <w:r>
        <w:br/>
      </w:r>
    </w:p>
    <w:p w14:paraId="1DEE3AB8" w14:textId="77777777" w:rsidR="00707525" w:rsidRDefault="00D33327">
      <w:pPr>
        <w:sectPr w:rsidR="00707525" w:rsidSect="00707525">
          <w:footerReference w:type="default" r:id="rId15"/>
          <w:pgSz w:w="12240" w:h="15840"/>
          <w:pgMar w:top="1728" w:right="1800" w:bottom="1440" w:left="1800" w:header="720" w:footer="720" w:gutter="0"/>
          <w:pgNumType w:fmt="lowerRoman" w:start="3"/>
          <w:cols w:space="720"/>
          <w:docGrid w:linePitch="360"/>
        </w:sectPr>
      </w:pPr>
      <w:r>
        <w:lastRenderedPageBreak/>
        <w:br w:type="page"/>
      </w:r>
    </w:p>
    <w:p w14:paraId="798D3FB0" w14:textId="77777777" w:rsidR="004C4274" w:rsidRDefault="006B4BF1" w:rsidP="00034AE9">
      <w:pPr>
        <w:pStyle w:val="Heading1"/>
      </w:pPr>
      <w:bookmarkStart w:id="8" w:name="_Toc46673385"/>
      <w:r>
        <w:lastRenderedPageBreak/>
        <w:t>Phân tích Hệ thống Website</w:t>
      </w:r>
      <w:r w:rsidR="00863190">
        <w:t>.</w:t>
      </w:r>
      <w:bookmarkEnd w:id="8"/>
    </w:p>
    <w:p w14:paraId="3AD12B2A" w14:textId="77777777" w:rsidR="006B4BF1" w:rsidRDefault="006B4BF1" w:rsidP="00034AE9">
      <w:pPr>
        <w:pStyle w:val="Heading2"/>
      </w:pPr>
      <w:bookmarkStart w:id="9" w:name="_Toc46673386"/>
      <w:r>
        <w:t>Tên Website</w:t>
      </w:r>
      <w:r w:rsidR="00863190">
        <w:t>.</w:t>
      </w:r>
      <w:bookmarkEnd w:id="9"/>
    </w:p>
    <w:p w14:paraId="0571B737" w14:textId="3E67E441" w:rsidR="006B4BF1" w:rsidRDefault="006B4BF1">
      <w:r>
        <w:t>“Web bán giày”</w:t>
      </w:r>
      <w:r w:rsidR="002466D3">
        <w:t>.</w:t>
      </w:r>
    </w:p>
    <w:p w14:paraId="32AC592C" w14:textId="0FC574D6" w:rsidR="00D43A62" w:rsidRPr="00D43A62" w:rsidRDefault="00D43A62">
      <w:pPr>
        <w:rPr>
          <w:lang w:val="vi-VN"/>
        </w:rPr>
      </w:pPr>
      <w:r>
        <w:t>Link</w:t>
      </w:r>
      <w:r>
        <w:rPr>
          <w:lang w:val="vi-VN"/>
        </w:rPr>
        <w:t xml:space="preserve">: </w:t>
      </w:r>
      <w:hyperlink r:id="rId16" w:history="1">
        <w:r>
          <w:rPr>
            <w:rStyle w:val="Hyperlink"/>
          </w:rPr>
          <w:t>https://tinhnx.000webhostapp.com/</w:t>
        </w:r>
      </w:hyperlink>
    </w:p>
    <w:p w14:paraId="768E5AFF" w14:textId="77777777" w:rsidR="006B4BF1" w:rsidRDefault="006B4BF1" w:rsidP="00034AE9">
      <w:pPr>
        <w:pStyle w:val="Heading2"/>
      </w:pPr>
      <w:bookmarkStart w:id="10" w:name="_Toc46673387"/>
      <w:r>
        <w:t>Chức năng</w:t>
      </w:r>
      <w:r w:rsidR="00863190">
        <w:t>.</w:t>
      </w:r>
      <w:bookmarkEnd w:id="10"/>
    </w:p>
    <w:p w14:paraId="4E45D44F" w14:textId="77777777" w:rsidR="006B4BF1" w:rsidRDefault="006B4BF1">
      <w:r>
        <w:t>Đây là website bán giày và giới thiệu sản phẩm của cửa hàng đến người tiêu dùng với các chức năng sau:</w:t>
      </w:r>
    </w:p>
    <w:p w14:paraId="67EEB549" w14:textId="77777777" w:rsidR="006B4BF1" w:rsidRDefault="006B4BF1" w:rsidP="00024435">
      <w:pPr>
        <w:pStyle w:val="ListParagraph"/>
        <w:numPr>
          <w:ilvl w:val="0"/>
          <w:numId w:val="18"/>
        </w:numPr>
      </w:pPr>
      <w:r>
        <w:t xml:space="preserve">Cho phép thêm, </w:t>
      </w:r>
      <w:proofErr w:type="gramStart"/>
      <w:r>
        <w:t>xoá ,</w:t>
      </w:r>
      <w:proofErr w:type="gramEnd"/>
      <w:r>
        <w:t xml:space="preserve"> sửa các mặt hàng</w:t>
      </w:r>
      <w:r w:rsidR="00024435">
        <w:t xml:space="preserve"> vào Database.</w:t>
      </w:r>
    </w:p>
    <w:p w14:paraId="4BADA283" w14:textId="77777777" w:rsidR="006B4BF1" w:rsidRDefault="006B4BF1" w:rsidP="00024435">
      <w:pPr>
        <w:pStyle w:val="ListParagraph"/>
        <w:numPr>
          <w:ilvl w:val="0"/>
          <w:numId w:val="18"/>
        </w:numPr>
      </w:pPr>
      <w:r>
        <w:t xml:space="preserve">Hiển thị danh sách các mặt </w:t>
      </w:r>
      <w:r w:rsidR="00421C02">
        <w:t>hàng</w:t>
      </w:r>
      <w:r>
        <w:t xml:space="preserve"> theo từng loại</w:t>
      </w:r>
      <w:r w:rsidR="009411B9">
        <w:t>.</w:t>
      </w:r>
    </w:p>
    <w:p w14:paraId="5F405221" w14:textId="77777777" w:rsidR="009411B9" w:rsidRDefault="009411B9" w:rsidP="00024435">
      <w:pPr>
        <w:pStyle w:val="ListParagraph"/>
        <w:numPr>
          <w:ilvl w:val="0"/>
          <w:numId w:val="18"/>
        </w:numPr>
      </w:pPr>
      <w:r>
        <w:t>Hiển thị chi tiết sản phẩm.</w:t>
      </w:r>
    </w:p>
    <w:p w14:paraId="419BB453" w14:textId="6C2E82F1" w:rsidR="006B4BF1" w:rsidRDefault="006B4BF1" w:rsidP="00024435">
      <w:pPr>
        <w:pStyle w:val="ListParagraph"/>
        <w:numPr>
          <w:ilvl w:val="0"/>
          <w:numId w:val="18"/>
        </w:numPr>
      </w:pPr>
      <w:r>
        <w:t>Hiển thị tên mặt h</w:t>
      </w:r>
      <w:r w:rsidR="00421C02">
        <w:t xml:space="preserve">àng, giá cả, số lượng đã chọn dưới </w:t>
      </w:r>
      <w:r w:rsidR="00372397">
        <w:t>dạ</w:t>
      </w:r>
      <w:r w:rsidR="00421C02">
        <w:t>ng Shopping Cart.</w:t>
      </w:r>
    </w:p>
    <w:p w14:paraId="0D61A30E" w14:textId="77777777" w:rsidR="00421C02" w:rsidRDefault="00421C02" w:rsidP="00024435">
      <w:pPr>
        <w:pStyle w:val="ListParagraph"/>
        <w:numPr>
          <w:ilvl w:val="0"/>
          <w:numId w:val="18"/>
        </w:numPr>
      </w:pPr>
      <w:r>
        <w:t xml:space="preserve">Hiển thị thông tin khách </w:t>
      </w:r>
      <w:r w:rsidR="000F69D1">
        <w:t xml:space="preserve">hàng </w:t>
      </w:r>
    </w:p>
    <w:p w14:paraId="51929003" w14:textId="357C293F" w:rsidR="00D43A62" w:rsidRDefault="009411B9" w:rsidP="00D43A62">
      <w:pPr>
        <w:pStyle w:val="ListParagraph"/>
        <w:numPr>
          <w:ilvl w:val="0"/>
          <w:numId w:val="18"/>
        </w:numPr>
      </w:pPr>
      <w:r>
        <w:t>Tìm kiếm cơ bản theo tên sản phẩm.</w:t>
      </w:r>
    </w:p>
    <w:p w14:paraId="57544B44" w14:textId="77777777" w:rsidR="004944F8" w:rsidRDefault="004944F8" w:rsidP="00034AE9">
      <w:pPr>
        <w:pStyle w:val="Heading2"/>
      </w:pPr>
      <w:bookmarkStart w:id="11" w:name="_Toc46673388"/>
      <w:r>
        <w:t>Đối tượng sử dụng.</w:t>
      </w:r>
      <w:bookmarkEnd w:id="11"/>
    </w:p>
    <w:p w14:paraId="57D85408" w14:textId="403A3D91" w:rsidR="004944F8" w:rsidRDefault="00034AE9" w:rsidP="00034AE9">
      <w:pPr>
        <w:pStyle w:val="Heading3"/>
      </w:pPr>
      <w:bookmarkStart w:id="12" w:name="_Toc46673389"/>
      <w:r>
        <w:t>Dành cho k</w:t>
      </w:r>
      <w:r w:rsidR="004944F8">
        <w:t>hách hàng:</w:t>
      </w:r>
      <w:bookmarkEnd w:id="12"/>
    </w:p>
    <w:p w14:paraId="211C9911" w14:textId="78A175F7" w:rsidR="004944F8" w:rsidRDefault="004944F8" w:rsidP="004944F8">
      <w:r>
        <w:t xml:space="preserve">Khách hàng là những người có nhu cầu mua sắm </w:t>
      </w:r>
      <w:del w:id="13" w:author="Duong Tien" w:date="2020-07-27T23:04:00Z">
        <w:r w:rsidDel="00C16DD7">
          <w:delText xml:space="preserve">hang </w:delText>
        </w:r>
      </w:del>
      <w:ins w:id="14" w:author="Duong Tien" w:date="2020-07-27T23:04:00Z">
        <w:r w:rsidR="00C16DD7">
          <w:t xml:space="preserve">hàng </w:t>
        </w:r>
      </w:ins>
      <w:r>
        <w:t>hoá, họ sẽ tìm kiếm các mặt hàng từ website và có thể xem trước hoặc đặt mua các sản phẩm này. Vì thế phải có các chức năng sau:</w:t>
      </w:r>
    </w:p>
    <w:p w14:paraId="6128D2B4" w14:textId="77777777" w:rsidR="006258BF" w:rsidRDefault="004944F8">
      <w:pPr>
        <w:pStyle w:val="ListParagraph"/>
        <w:numPr>
          <w:ilvl w:val="0"/>
          <w:numId w:val="29"/>
        </w:numPr>
        <w:pPrChange w:id="15" w:author="Duong Tien" w:date="2020-07-27T23:04:00Z">
          <w:pPr/>
        </w:pPrChange>
      </w:pPr>
      <w:r>
        <w:t>Hiển thị danh sách các mặt hàng xem, lựa chọn và mua</w:t>
      </w:r>
      <w:r w:rsidR="006258BF">
        <w:t>.</w:t>
      </w:r>
    </w:p>
    <w:p w14:paraId="76281FB3" w14:textId="77777777" w:rsidR="006258BF" w:rsidRDefault="006258BF">
      <w:pPr>
        <w:pStyle w:val="ListParagraph"/>
        <w:numPr>
          <w:ilvl w:val="0"/>
          <w:numId w:val="29"/>
        </w:numPr>
        <w:pPrChange w:id="16" w:author="Duong Tien" w:date="2020-07-27T23:04:00Z">
          <w:pPr/>
        </w:pPrChange>
      </w:pPr>
      <w:r>
        <w:t>Sau khi chọn có thể xem thông tin đơn hàng</w:t>
      </w:r>
      <w:r w:rsidR="00243F75">
        <w:t>.</w:t>
      </w:r>
    </w:p>
    <w:p w14:paraId="7C550DD6" w14:textId="77777777" w:rsidR="006258BF" w:rsidRDefault="006258BF" w:rsidP="00034AE9">
      <w:pPr>
        <w:pStyle w:val="Heading3"/>
      </w:pPr>
      <w:bookmarkStart w:id="17" w:name="_Toc46673390"/>
      <w:r>
        <w:lastRenderedPageBreak/>
        <w:t>Dành cho người quản trị:</w:t>
      </w:r>
      <w:bookmarkEnd w:id="17"/>
    </w:p>
    <w:p w14:paraId="6600B5AA" w14:textId="77777777" w:rsidR="006258BF" w:rsidRDefault="006258BF" w:rsidP="004944F8">
      <w:r>
        <w:t>Người quản lí có quyền kiểm soát mọi hoạt động của hệ thống. Người này được cấp username và password của admin để đăng nhập vào hệ thống thực hiện các tác vụ mình mong muốn.</w:t>
      </w:r>
    </w:p>
    <w:p w14:paraId="44461C64" w14:textId="77777777" w:rsidR="006258BF" w:rsidRDefault="006258BF" w:rsidP="004944F8">
      <w:r>
        <w:t>Chức năng Thêm, Xoá, Sửa các mặt hàng, loại hàng.</w:t>
      </w:r>
    </w:p>
    <w:p w14:paraId="50BBF5CE" w14:textId="28B2CADE" w:rsidR="006258BF" w:rsidRDefault="00034AE9" w:rsidP="004944F8">
      <w:r>
        <w:t>Chức năng Thêm, Xoá, Sửa các tài khoản đã đăng ký.</w:t>
      </w:r>
    </w:p>
    <w:p w14:paraId="6E1D735F" w14:textId="77777777" w:rsidR="00D43A62" w:rsidRDefault="00D43A62" w:rsidP="004944F8"/>
    <w:p w14:paraId="70EAC00E" w14:textId="2446DB33" w:rsidR="00D43A62" w:rsidRPr="00D43A62" w:rsidRDefault="00863190" w:rsidP="00D43A62">
      <w:pPr>
        <w:pStyle w:val="Heading2"/>
      </w:pPr>
      <w:bookmarkStart w:id="18" w:name="_Toc46673391"/>
      <w:r>
        <w:t>Mô hình, kỹ thuật, các phần mềm và hosting được sử dụng để thực hiện Website.</w:t>
      </w:r>
      <w:bookmarkEnd w:id="18"/>
    </w:p>
    <w:p w14:paraId="68BEBFAD" w14:textId="77777777" w:rsidR="00863190" w:rsidRDefault="00863190" w:rsidP="00034AE9">
      <w:pPr>
        <w:pStyle w:val="Heading3"/>
      </w:pPr>
      <w:bookmarkStart w:id="19" w:name="_Toc46673392"/>
      <w:r>
        <w:t>Mô hình</w:t>
      </w:r>
      <w:r w:rsidR="00243F75">
        <w:t>, kỹ thuật:</w:t>
      </w:r>
      <w:bookmarkEnd w:id="19"/>
    </w:p>
    <w:p w14:paraId="78CC2CFB" w14:textId="77777777" w:rsidR="00863190" w:rsidRDefault="00243F75">
      <w:r>
        <w:t xml:space="preserve">Source code </w:t>
      </w:r>
      <w:r w:rsidR="00863190">
        <w:t xml:space="preserve">Website được quản lí dễ dàng dưới mô hình </w:t>
      </w:r>
      <w:proofErr w:type="gramStart"/>
      <w:r w:rsidR="00863190">
        <w:t>MVC(</w:t>
      </w:r>
      <w:proofErr w:type="gramEnd"/>
      <w:r w:rsidR="00863190">
        <w:t>Models, Views, Controllers)</w:t>
      </w:r>
      <w:r>
        <w:t xml:space="preserve"> trong đó: </w:t>
      </w:r>
    </w:p>
    <w:p w14:paraId="4BE690EB" w14:textId="77777777" w:rsidR="004944F8" w:rsidRDefault="004944F8" w:rsidP="00034AE9">
      <w:pPr>
        <w:pStyle w:val="ListParagraph"/>
        <w:numPr>
          <w:ilvl w:val="0"/>
          <w:numId w:val="19"/>
        </w:numPr>
      </w:pPr>
      <w:r>
        <w:t>Models:</w:t>
      </w:r>
      <w:r w:rsidR="00243F75">
        <w:t xml:space="preserve"> Chứa các hàm chức năng xử lý dữ liệu từ Database (MySql).</w:t>
      </w:r>
    </w:p>
    <w:p w14:paraId="67526B66" w14:textId="77777777" w:rsidR="004944F8" w:rsidRDefault="004944F8" w:rsidP="00034AE9">
      <w:pPr>
        <w:pStyle w:val="ListParagraph"/>
        <w:numPr>
          <w:ilvl w:val="0"/>
          <w:numId w:val="19"/>
        </w:numPr>
      </w:pPr>
      <w:r>
        <w:t>Views:</w:t>
      </w:r>
      <w:r w:rsidR="00243F75">
        <w:t xml:space="preserve"> Chứa các trang hiển thị giao diện cho người tiêu dùng (</w:t>
      </w:r>
      <w:proofErr w:type="gramStart"/>
      <w:r w:rsidR="00243F75">
        <w:t>HTML,CSS</w:t>
      </w:r>
      <w:proofErr w:type="gramEnd"/>
      <w:r w:rsidR="00243F75">
        <w:t>).</w:t>
      </w:r>
    </w:p>
    <w:p w14:paraId="5FEF14B3" w14:textId="77777777" w:rsidR="004944F8" w:rsidRDefault="004944F8" w:rsidP="00034AE9">
      <w:pPr>
        <w:pStyle w:val="ListParagraph"/>
        <w:numPr>
          <w:ilvl w:val="0"/>
          <w:numId w:val="19"/>
        </w:numPr>
      </w:pPr>
      <w:r>
        <w:t>Controllers</w:t>
      </w:r>
      <w:r w:rsidR="00243F75">
        <w:t xml:space="preserve">: Chứa những màn hình </w:t>
      </w:r>
      <w:proofErr w:type="gramStart"/>
      <w:r w:rsidR="00243F75">
        <w:t>chính(</w:t>
      </w:r>
      <w:proofErr w:type="gramEnd"/>
      <w:r w:rsidR="00243F75">
        <w:t>Webpage) của website.</w:t>
      </w:r>
    </w:p>
    <w:p w14:paraId="71F9FF66" w14:textId="77777777" w:rsidR="008B31BE" w:rsidRDefault="008B31BE"/>
    <w:p w14:paraId="1EC7ED3C" w14:textId="186104B7" w:rsidR="004944F8" w:rsidRDefault="00243F75" w:rsidP="00034AE9">
      <w:pPr>
        <w:pStyle w:val="Heading3"/>
      </w:pPr>
      <w:bookmarkStart w:id="20" w:name="_Toc46673393"/>
      <w:r>
        <w:t>Các phần mề</w:t>
      </w:r>
      <w:r w:rsidR="000A04D0">
        <w:t>m và</w:t>
      </w:r>
      <w:r w:rsidR="00D43A62">
        <w:rPr>
          <w:lang w:val="vi-VN"/>
        </w:rPr>
        <w:t xml:space="preserve"> các</w:t>
      </w:r>
      <w:r w:rsidR="000A04D0">
        <w:t xml:space="preserve"> công cụ hỗ trợ:</w:t>
      </w:r>
      <w:bookmarkEnd w:id="20"/>
    </w:p>
    <w:p w14:paraId="76E4CFF7" w14:textId="77777777" w:rsidR="00243F75" w:rsidRDefault="00243F75" w:rsidP="00034AE9">
      <w:pPr>
        <w:pStyle w:val="ListParagraph"/>
        <w:numPr>
          <w:ilvl w:val="0"/>
          <w:numId w:val="20"/>
        </w:numPr>
        <w:spacing w:line="264" w:lineRule="auto"/>
        <w:jc w:val="left"/>
      </w:pPr>
      <w:r>
        <w:t xml:space="preserve">Visual </w:t>
      </w:r>
      <w:proofErr w:type="gramStart"/>
      <w:r>
        <w:t>Studio</w:t>
      </w:r>
      <w:r w:rsidR="00832075">
        <w:t>,Visual</w:t>
      </w:r>
      <w:proofErr w:type="gramEnd"/>
      <w:r w:rsidR="00832075">
        <w:t xml:space="preserve"> Studio Code</w:t>
      </w:r>
    </w:p>
    <w:p w14:paraId="430B2746" w14:textId="77777777" w:rsidR="00243F75" w:rsidRDefault="00243F75" w:rsidP="00034AE9">
      <w:pPr>
        <w:pStyle w:val="ListParagraph"/>
        <w:numPr>
          <w:ilvl w:val="0"/>
          <w:numId w:val="20"/>
        </w:numPr>
        <w:spacing w:line="264" w:lineRule="auto"/>
        <w:jc w:val="left"/>
      </w:pPr>
      <w:r>
        <w:t>Git</w:t>
      </w:r>
    </w:p>
    <w:p w14:paraId="30C929C9" w14:textId="3C2CDEA0" w:rsidR="00D43A62" w:rsidRDefault="00243F75" w:rsidP="00D43A62">
      <w:pPr>
        <w:pStyle w:val="ListParagraph"/>
        <w:numPr>
          <w:ilvl w:val="0"/>
          <w:numId w:val="20"/>
        </w:numPr>
        <w:spacing w:line="264" w:lineRule="auto"/>
        <w:jc w:val="left"/>
      </w:pPr>
      <w:r>
        <w:t>Xampp</w:t>
      </w:r>
    </w:p>
    <w:p w14:paraId="610B6E1E" w14:textId="77777777" w:rsidR="008B31BE" w:rsidRDefault="008B31BE">
      <w:pPr>
        <w:spacing w:line="264" w:lineRule="auto"/>
        <w:jc w:val="left"/>
      </w:pPr>
    </w:p>
    <w:p w14:paraId="0E8C5FAD" w14:textId="77777777" w:rsidR="00243F75" w:rsidRDefault="008B31BE" w:rsidP="00034AE9">
      <w:pPr>
        <w:pStyle w:val="Heading3"/>
      </w:pPr>
      <w:bookmarkStart w:id="21" w:name="_Toc46673394"/>
      <w:r>
        <w:t>Hosting:</w:t>
      </w:r>
      <w:bookmarkEnd w:id="21"/>
    </w:p>
    <w:p w14:paraId="3A3F1D1B" w14:textId="044ADC6A" w:rsidR="008B31BE" w:rsidRDefault="008B31BE" w:rsidP="00034AE9">
      <w:pPr>
        <w:pStyle w:val="ListParagraph"/>
        <w:numPr>
          <w:ilvl w:val="0"/>
          <w:numId w:val="21"/>
        </w:numPr>
        <w:spacing w:line="264" w:lineRule="auto"/>
        <w:jc w:val="left"/>
      </w:pPr>
      <w:r>
        <w:t>Hostapp.</w:t>
      </w:r>
      <w:r w:rsidR="00D43A62">
        <w:t>com</w:t>
      </w:r>
    </w:p>
    <w:p w14:paraId="224C638F" w14:textId="77777777" w:rsidR="00243F75" w:rsidRDefault="00243F75">
      <w:pPr>
        <w:spacing w:line="264" w:lineRule="auto"/>
        <w:jc w:val="left"/>
      </w:pPr>
    </w:p>
    <w:p w14:paraId="67943B1D" w14:textId="0A730DB7" w:rsidR="004944F8" w:rsidRDefault="004944F8"/>
    <w:p w14:paraId="32238565" w14:textId="6FAE5C83" w:rsidR="00E6303E" w:rsidRDefault="002F7BFC" w:rsidP="00034AE9">
      <w:pPr>
        <w:pStyle w:val="Heading1"/>
      </w:pPr>
      <w:bookmarkStart w:id="22" w:name="_Toc46673395"/>
      <w:r>
        <w:t>Hướng dẫn sử dụng Website</w:t>
      </w:r>
      <w:r w:rsidR="00E6303E">
        <w:t>.</w:t>
      </w:r>
      <w:bookmarkEnd w:id="22"/>
    </w:p>
    <w:p w14:paraId="6C415D81" w14:textId="0F20137D" w:rsidR="00A73364" w:rsidRPr="00AD166D" w:rsidRDefault="00547EBB" w:rsidP="00AD166D">
      <w:pPr>
        <w:pStyle w:val="Heading2"/>
        <w:rPr>
          <w:lang w:val="en-AU"/>
        </w:rPr>
      </w:pPr>
      <w:bookmarkStart w:id="23" w:name="_Toc46673396"/>
      <w:r>
        <w:rPr>
          <w:noProof/>
        </w:rPr>
        <w:drawing>
          <wp:anchor distT="0" distB="0" distL="114300" distR="114300" simplePos="0" relativeHeight="251660288" behindDoc="0" locked="0" layoutInCell="1" allowOverlap="1" wp14:anchorId="1FB322F3" wp14:editId="3D2DAD63">
            <wp:simplePos x="0" y="0"/>
            <wp:positionH relativeFrom="margin">
              <wp:posOffset>57150</wp:posOffset>
            </wp:positionH>
            <wp:positionV relativeFrom="margin">
              <wp:posOffset>1810385</wp:posOffset>
            </wp:positionV>
            <wp:extent cx="5469890" cy="2816225"/>
            <wp:effectExtent l="0" t="0" r="0" b="317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ebImage/Home.PNG"/>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5469890" cy="2816225"/>
                    </a:xfrm>
                    <a:prstGeom prst="rect">
                      <a:avLst/>
                    </a:prstGeom>
                    <a:noFill/>
                    <a:ln>
                      <a:noFill/>
                    </a:ln>
                  </pic:spPr>
                </pic:pic>
              </a:graphicData>
            </a:graphic>
            <wp14:sizeRelH relativeFrom="margin">
              <wp14:pctWidth>0</wp14:pctWidth>
            </wp14:sizeRelH>
          </wp:anchor>
        </w:drawing>
      </w:r>
      <w:r w:rsidR="00A73364" w:rsidRPr="00AD166D">
        <w:rPr>
          <w:lang w:val="en-AU"/>
        </w:rPr>
        <w:t>Về giao diện người dùng:</w:t>
      </w:r>
      <w:bookmarkEnd w:id="23"/>
    </w:p>
    <w:p w14:paraId="756B6F5A" w14:textId="32674033" w:rsidR="00986A28" w:rsidRDefault="00986A28" w:rsidP="00034AE9">
      <w:pPr>
        <w:pStyle w:val="Photo"/>
        <w:rPr>
          <w:lang w:val="en-AU"/>
        </w:rPr>
      </w:pPr>
      <w:r>
        <w:rPr>
          <w:noProof/>
        </w:rPr>
        <w:drawing>
          <wp:inline distT="0" distB="0" distL="0" distR="0" wp14:anchorId="3E16C27D" wp14:editId="38C9DF28">
            <wp:extent cx="5409398" cy="2047942"/>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ome2.PNG"/>
                    <pic:cNvPicPr/>
                  </pic:nvPicPr>
                  <pic:blipFill rotWithShape="1">
                    <a:blip r:embed="rId18" cstate="print">
                      <a:extLst>
                        <a:ext uri="{28A0092B-C50C-407E-A947-70E740481C1C}">
                          <a14:useLocalDpi xmlns:a14="http://schemas.microsoft.com/office/drawing/2010/main" val="0"/>
                        </a:ext>
                      </a:extLst>
                    </a:blip>
                    <a:srcRect l="-878" t="21743" r="2282" b="-9026"/>
                    <a:stretch/>
                  </pic:blipFill>
                  <pic:spPr bwMode="auto">
                    <a:xfrm>
                      <a:off x="0" y="0"/>
                      <a:ext cx="5409398" cy="2047942"/>
                    </a:xfrm>
                    <a:prstGeom prst="rect">
                      <a:avLst/>
                    </a:prstGeom>
                    <a:ln>
                      <a:noFill/>
                    </a:ln>
                    <a:extLst>
                      <a:ext uri="{53640926-AAD7-44D8-BBD7-CCE9431645EC}">
                        <a14:shadowObscured xmlns:a14="http://schemas.microsoft.com/office/drawing/2010/main"/>
                      </a:ext>
                    </a:extLst>
                  </pic:spPr>
                </pic:pic>
              </a:graphicData>
            </a:graphic>
          </wp:inline>
        </w:drawing>
      </w:r>
    </w:p>
    <w:p w14:paraId="6536304D" w14:textId="3B1149EE" w:rsidR="00986A28" w:rsidRDefault="00986A28" w:rsidP="00986A28">
      <w:pPr>
        <w:jc w:val="center"/>
        <w:rPr>
          <w:lang w:val="en-AU"/>
        </w:rPr>
      </w:pPr>
      <w:r>
        <w:rPr>
          <w:lang w:val="en-AU"/>
        </w:rPr>
        <w:t>Màn hình Home</w:t>
      </w:r>
    </w:p>
    <w:p w14:paraId="2B4235D5" w14:textId="7D981448" w:rsidR="00A73364" w:rsidRDefault="00A73364" w:rsidP="00D43A62">
      <w:pPr>
        <w:rPr>
          <w:lang w:val="vi-VN"/>
        </w:rPr>
      </w:pPr>
      <w:r>
        <w:rPr>
          <w:lang w:val="vi-VN"/>
        </w:rPr>
        <w:t xml:space="preserve">Khi vào được màn hình chính, để đăng nhập ta cần click vào icon </w:t>
      </w:r>
      <w:r w:rsidR="00986A28">
        <w:rPr>
          <w:lang w:val="vi-VN"/>
        </w:rPr>
        <w:t>hình người(được khoanh tròn) để chuyển trang đăng nhập.</w:t>
      </w:r>
    </w:p>
    <w:p w14:paraId="2E7E79EE" w14:textId="5E2A1002" w:rsidR="009825AF" w:rsidRDefault="009825AF" w:rsidP="00034AE9">
      <w:pPr>
        <w:pStyle w:val="Photo"/>
        <w:rPr>
          <w:lang w:val="vi-VN"/>
        </w:rPr>
      </w:pPr>
      <w:r>
        <w:rPr>
          <w:noProof/>
        </w:rPr>
        <w:lastRenderedPageBreak/>
        <w:drawing>
          <wp:inline distT="0" distB="0" distL="0" distR="0" wp14:anchorId="532A6738" wp14:editId="7D6A179C">
            <wp:extent cx="3188240" cy="2219960"/>
            <wp:effectExtent l="0" t="0" r="12700" b="0"/>
            <wp:docPr id="4" name="Picture 4" descr="WebImage/Login4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ebImage/Login420.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87986" cy="2289413"/>
                    </a:xfrm>
                    <a:prstGeom prst="rect">
                      <a:avLst/>
                    </a:prstGeom>
                    <a:noFill/>
                    <a:ln>
                      <a:noFill/>
                    </a:ln>
                  </pic:spPr>
                </pic:pic>
              </a:graphicData>
            </a:graphic>
          </wp:inline>
        </w:drawing>
      </w:r>
    </w:p>
    <w:p w14:paraId="0EB4FF1C" w14:textId="1D210AB0" w:rsidR="009825AF" w:rsidRPr="00E56D08" w:rsidRDefault="009825AF" w:rsidP="009825AF">
      <w:pPr>
        <w:jc w:val="center"/>
        <w:rPr>
          <w:lang w:val="vi-VN"/>
        </w:rPr>
      </w:pPr>
      <w:r>
        <w:rPr>
          <w:lang w:val="vi-VN"/>
        </w:rPr>
        <w:t>Màn hình đăng nhập</w:t>
      </w:r>
    </w:p>
    <w:p w14:paraId="04FFDB0F" w14:textId="09CE1B1D" w:rsidR="00A73364" w:rsidRPr="00707525" w:rsidRDefault="00380F2D">
      <w:pPr>
        <w:spacing w:line="264" w:lineRule="auto"/>
        <w:rPr>
          <w:lang w:val="vi-VN"/>
        </w:rPr>
        <w:pPrChange w:id="24" w:author="Duong Tien" w:date="2020-07-27T23:08:00Z">
          <w:pPr>
            <w:spacing w:line="264" w:lineRule="auto"/>
            <w:jc w:val="left"/>
          </w:pPr>
        </w:pPrChange>
      </w:pPr>
      <w:r w:rsidRPr="00707525">
        <w:rPr>
          <w:lang w:val="vi-VN"/>
        </w:rPr>
        <w:t>Ở màn hình đăng nhập</w:t>
      </w:r>
      <w:r w:rsidR="009825AF" w:rsidRPr="00707525">
        <w:rPr>
          <w:lang w:val="vi-VN"/>
        </w:rPr>
        <w:t>, click vào Create an account(chữ xanh lá) để thực hiện</w:t>
      </w:r>
    </w:p>
    <w:p w14:paraId="2291101A" w14:textId="6B860E75" w:rsidR="00E6303E" w:rsidRDefault="00901171" w:rsidP="00034AE9">
      <w:pPr>
        <w:pStyle w:val="Photo"/>
      </w:pPr>
      <w:r>
        <w:rPr>
          <w:noProof/>
        </w:rPr>
        <w:drawing>
          <wp:inline distT="0" distB="0" distL="0" distR="0" wp14:anchorId="767C9BBF" wp14:editId="0AF170EE">
            <wp:extent cx="3363729" cy="3865174"/>
            <wp:effectExtent l="0" t="0" r="0" b="0"/>
            <wp:docPr id="5" name="Picture 5" descr="WebImage/Createacouun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ebImage/Createacouunt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70212" cy="3872623"/>
                    </a:xfrm>
                    <a:prstGeom prst="rect">
                      <a:avLst/>
                    </a:prstGeom>
                    <a:noFill/>
                    <a:ln>
                      <a:noFill/>
                    </a:ln>
                  </pic:spPr>
                </pic:pic>
              </a:graphicData>
            </a:graphic>
          </wp:inline>
        </w:drawing>
      </w:r>
    </w:p>
    <w:p w14:paraId="7E981293" w14:textId="67A8334C" w:rsidR="00901171" w:rsidRDefault="00901171" w:rsidP="00901171">
      <w:pPr>
        <w:spacing w:line="264" w:lineRule="auto"/>
        <w:jc w:val="center"/>
      </w:pPr>
      <w:r>
        <w:t>Trang đăng ký tài khoản</w:t>
      </w:r>
    </w:p>
    <w:p w14:paraId="28E9340A" w14:textId="3AC4D9E1" w:rsidR="00901171" w:rsidRDefault="00901171">
      <w:pPr>
        <w:spacing w:line="264" w:lineRule="auto"/>
        <w:jc w:val="left"/>
      </w:pPr>
      <w:r>
        <w:br w:type="page"/>
      </w:r>
    </w:p>
    <w:p w14:paraId="2CE75C77" w14:textId="3082A520" w:rsidR="008637C3" w:rsidRDefault="00901171">
      <w:r>
        <w:lastRenderedPageBreak/>
        <w:t>Sau khi đã đăng ký tài khoản với thông tin tài khoản như trên, ta quay về trang đăng nhập và đơn giản chỉ cần click Login để thực hiện thao tác. Sau đó, ta có được trang Home đã đăng nhập như hình bên dưới.</w:t>
      </w:r>
    </w:p>
    <w:p w14:paraId="29D57BE0" w14:textId="7C333CA1" w:rsidR="00901171" w:rsidRDefault="00901171" w:rsidP="00034AE9">
      <w:pPr>
        <w:pStyle w:val="Photo"/>
      </w:pPr>
      <w:r>
        <w:rPr>
          <w:noProof/>
        </w:rPr>
        <w:drawing>
          <wp:inline distT="0" distB="0" distL="0" distR="0" wp14:anchorId="54A9F335" wp14:editId="01A9FE6E">
            <wp:extent cx="5476875" cy="2788592"/>
            <wp:effectExtent l="0" t="0" r="9525"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WebImage/Homeaccount.PNG"/>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5476875" cy="2788592"/>
                    </a:xfrm>
                    <a:prstGeom prst="rect">
                      <a:avLst/>
                    </a:prstGeom>
                    <a:noFill/>
                    <a:ln>
                      <a:noFill/>
                    </a:ln>
                  </pic:spPr>
                </pic:pic>
              </a:graphicData>
            </a:graphic>
          </wp:inline>
        </w:drawing>
      </w:r>
    </w:p>
    <w:p w14:paraId="30E6E387" w14:textId="77777777" w:rsidR="00034AE9" w:rsidRDefault="00034AE9" w:rsidP="00034AE9">
      <w:pPr>
        <w:pStyle w:val="Photo"/>
      </w:pPr>
    </w:p>
    <w:p w14:paraId="6A26108E" w14:textId="6124AE32" w:rsidR="00901171" w:rsidRDefault="00380F2D">
      <w:r>
        <w:t>Tiếp theo, để xem sản phẩm ta click một trong hai category Men hoặc Women</w:t>
      </w:r>
    </w:p>
    <w:p w14:paraId="4C7E725E" w14:textId="7384D3DC" w:rsidR="00380F2D" w:rsidRDefault="00380F2D" w:rsidP="00034AE9">
      <w:pPr>
        <w:pStyle w:val="Photo"/>
      </w:pPr>
      <w:r>
        <w:rPr>
          <w:noProof/>
        </w:rPr>
        <w:drawing>
          <wp:inline distT="0" distB="0" distL="0" distR="0" wp14:anchorId="096663D6" wp14:editId="3810B1E1">
            <wp:extent cx="5476875" cy="2791460"/>
            <wp:effectExtent l="0" t="0" r="9525" b="2540"/>
            <wp:docPr id="8" name="Picture 8" descr="WebImage/Produ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WebImage/Product.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76875" cy="2791460"/>
                    </a:xfrm>
                    <a:prstGeom prst="rect">
                      <a:avLst/>
                    </a:prstGeom>
                    <a:noFill/>
                    <a:ln>
                      <a:noFill/>
                    </a:ln>
                  </pic:spPr>
                </pic:pic>
              </a:graphicData>
            </a:graphic>
          </wp:inline>
        </w:drawing>
      </w:r>
    </w:p>
    <w:p w14:paraId="49C097EE" w14:textId="5859C572" w:rsidR="00380F2D" w:rsidRDefault="00380F2D" w:rsidP="00380F2D">
      <w:pPr>
        <w:spacing w:line="264" w:lineRule="auto"/>
        <w:jc w:val="center"/>
      </w:pPr>
      <w:r>
        <w:t>Trang hiển thị sản phẩm</w:t>
      </w:r>
    </w:p>
    <w:p w14:paraId="1D8C584E" w14:textId="518C0AAE" w:rsidR="00380F2D" w:rsidRDefault="00380F2D">
      <w:pPr>
        <w:spacing w:line="264" w:lineRule="auto"/>
        <w:jc w:val="left"/>
      </w:pPr>
    </w:p>
    <w:p w14:paraId="75BE31F2" w14:textId="77777777" w:rsidR="00D64CF5" w:rsidRDefault="00D64CF5" w:rsidP="00034AE9">
      <w:pPr>
        <w:pStyle w:val="Photo"/>
      </w:pPr>
      <w:r>
        <w:rPr>
          <w:noProof/>
        </w:rPr>
        <w:lastRenderedPageBreak/>
        <w:drawing>
          <wp:inline distT="0" distB="0" distL="0" distR="0" wp14:anchorId="248F5151" wp14:editId="53669644">
            <wp:extent cx="5025817" cy="290322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WebImage/Search%20Nike.PNG"/>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5036434" cy="2909353"/>
                    </a:xfrm>
                    <a:prstGeom prst="rect">
                      <a:avLst/>
                    </a:prstGeom>
                    <a:noFill/>
                    <a:ln>
                      <a:noFill/>
                    </a:ln>
                  </pic:spPr>
                </pic:pic>
              </a:graphicData>
            </a:graphic>
          </wp:inline>
        </w:drawing>
      </w:r>
    </w:p>
    <w:p w14:paraId="3E9A6C56" w14:textId="77777777" w:rsidR="00D64CF5" w:rsidRDefault="00D64CF5" w:rsidP="00D64CF5">
      <w:pPr>
        <w:spacing w:line="264" w:lineRule="auto"/>
        <w:jc w:val="center"/>
      </w:pPr>
      <w:r>
        <w:t>Thanh công cụ tìm kiếm sản phâm</w:t>
      </w:r>
    </w:p>
    <w:p w14:paraId="6D3EFBE6" w14:textId="7EE53512" w:rsidR="00D64CF5" w:rsidRDefault="00D64CF5" w:rsidP="00D64CF5">
      <w:pPr>
        <w:spacing w:line="264" w:lineRule="auto"/>
      </w:pPr>
      <w:r>
        <w:t>Nếu bạn muốn tìm kiếm</w:t>
      </w:r>
      <w:r w:rsidR="00CC7C12">
        <w:t xml:space="preserve"> cụ thể</w:t>
      </w:r>
      <w:r>
        <w:t xml:space="preserve"> sản phẩm </w:t>
      </w:r>
      <w:r w:rsidR="00CC7C12">
        <w:t xml:space="preserve">mà </w:t>
      </w:r>
      <w:r>
        <w:t xml:space="preserve">mình muốn, chỉ cần nhập vào tên sản phẩm. Ví dụ hãy nhập giày </w:t>
      </w:r>
      <w:r w:rsidR="00CC7C12">
        <w:t>Puma RS-</w:t>
      </w:r>
      <w:proofErr w:type="gramStart"/>
      <w:r w:rsidR="00CC7C12">
        <w:t>X</w:t>
      </w:r>
      <w:r>
        <w:t>(</w:t>
      </w:r>
      <w:proofErr w:type="gramEnd"/>
      <w:r>
        <w:t xml:space="preserve">như hình), </w:t>
      </w:r>
      <w:r w:rsidR="00CC7C12">
        <w:t>trang sản phẩm sẽ hiển thị ra đúng loại giày đó.</w:t>
      </w:r>
    </w:p>
    <w:p w14:paraId="7AF6B188" w14:textId="3A31FCA9" w:rsidR="00D64CF5" w:rsidRDefault="00D64CF5" w:rsidP="00D64CF5">
      <w:pPr>
        <w:spacing w:line="264" w:lineRule="auto"/>
      </w:pPr>
      <w:r>
        <w:t>Và nếu bạn muốn xem sản phẩm theo thương hiệu, ta có tính năng lọc sản phẩm. Ví dụ bạn cần lọc giày Converse như hình bên dưới.</w:t>
      </w:r>
    </w:p>
    <w:p w14:paraId="3C9DE2D6" w14:textId="45206DBC" w:rsidR="00D64CF5" w:rsidRDefault="00D64CF5" w:rsidP="00034AE9">
      <w:pPr>
        <w:pStyle w:val="Photo"/>
      </w:pPr>
      <w:r>
        <w:rPr>
          <w:noProof/>
        </w:rPr>
        <w:drawing>
          <wp:inline distT="0" distB="0" distL="0" distR="0" wp14:anchorId="27CCE91A" wp14:editId="4AAE3C22">
            <wp:extent cx="963429" cy="2414957"/>
            <wp:effectExtent l="0" t="0" r="1905" b="0"/>
            <wp:docPr id="11" name="Picture 11" descr="WebImage/LocS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WebImage/LocSP.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963429" cy="2414957"/>
                    </a:xfrm>
                    <a:prstGeom prst="rect">
                      <a:avLst/>
                    </a:prstGeom>
                    <a:noFill/>
                    <a:ln>
                      <a:noFill/>
                    </a:ln>
                  </pic:spPr>
                </pic:pic>
              </a:graphicData>
            </a:graphic>
          </wp:inline>
        </w:drawing>
      </w:r>
      <w:r>
        <w:rPr>
          <w:noProof/>
        </w:rPr>
        <w:drawing>
          <wp:inline distT="0" distB="0" distL="0" distR="0" wp14:anchorId="2D766AC7" wp14:editId="25BD7708">
            <wp:extent cx="4513446" cy="2300418"/>
            <wp:effectExtent l="0" t="0" r="8255" b="11430"/>
            <wp:docPr id="12" name="Picture 12" descr="WebImage/ConverseLo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WebImage/ConverseLoc.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513446" cy="2300418"/>
                    </a:xfrm>
                    <a:prstGeom prst="rect">
                      <a:avLst/>
                    </a:prstGeom>
                    <a:noFill/>
                    <a:ln>
                      <a:noFill/>
                    </a:ln>
                  </pic:spPr>
                </pic:pic>
              </a:graphicData>
            </a:graphic>
          </wp:inline>
        </w:drawing>
      </w:r>
    </w:p>
    <w:p w14:paraId="1D66237F" w14:textId="77777777" w:rsidR="00034AE9" w:rsidRDefault="00034AE9" w:rsidP="00034AE9">
      <w:pPr>
        <w:pStyle w:val="Photo"/>
      </w:pPr>
    </w:p>
    <w:p w14:paraId="136118F0" w14:textId="77777777" w:rsidR="00034AE9" w:rsidRDefault="00034AE9" w:rsidP="00034AE9">
      <w:pPr>
        <w:pStyle w:val="Photo"/>
      </w:pPr>
    </w:p>
    <w:p w14:paraId="61BFB8D7" w14:textId="2B00B5F6" w:rsidR="00D64CF5" w:rsidRDefault="00CC7C12" w:rsidP="00034AE9">
      <w:pPr>
        <w:pStyle w:val="Photo"/>
      </w:pPr>
      <w:r>
        <w:rPr>
          <w:noProof/>
        </w:rPr>
        <w:lastRenderedPageBreak/>
        <w:drawing>
          <wp:inline distT="0" distB="0" distL="0" distR="0" wp14:anchorId="3821FA7D" wp14:editId="614C3C00">
            <wp:extent cx="4621029" cy="2359185"/>
            <wp:effectExtent l="0" t="0" r="1905" b="3175"/>
            <wp:docPr id="13" name="Picture 13" descr="WebImage/Hidefil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WebImage/Hidefilter.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639638" cy="2368686"/>
                    </a:xfrm>
                    <a:prstGeom prst="rect">
                      <a:avLst/>
                    </a:prstGeom>
                    <a:noFill/>
                    <a:ln>
                      <a:noFill/>
                    </a:ln>
                  </pic:spPr>
                </pic:pic>
              </a:graphicData>
            </a:graphic>
          </wp:inline>
        </w:drawing>
      </w:r>
    </w:p>
    <w:p w14:paraId="24B37375" w14:textId="219F7E5B" w:rsidR="00034AE9" w:rsidRDefault="00034AE9" w:rsidP="00034AE9">
      <w:pPr>
        <w:pStyle w:val="Photo"/>
      </w:pPr>
      <w:r>
        <w:t>Hay là bạn muốn hiển thị view rộng hơn?</w:t>
      </w:r>
      <w:r w:rsidR="00547EBB">
        <w:br/>
      </w:r>
    </w:p>
    <w:p w14:paraId="506A8899" w14:textId="21C75C4F" w:rsidR="00CC7C12" w:rsidRDefault="00CC7C12">
      <w:pPr>
        <w:spacing w:line="264" w:lineRule="auto"/>
        <w:rPr>
          <w:ins w:id="25" w:author="Duong Tien" w:date="2020-07-27T23:09:00Z"/>
        </w:rPr>
        <w:pPrChange w:id="26" w:author="Duong Tien" w:date="2020-07-27T23:09:00Z">
          <w:pPr>
            <w:spacing w:line="264" w:lineRule="auto"/>
            <w:jc w:val="left"/>
          </w:pPr>
        </w:pPrChange>
      </w:pPr>
      <w:r>
        <w:t>Tiếp theo để mua sản phẩm, bạn hãy click vào hình ảnh để xem chi tiết sản phẩm trước khi chọn mua.</w:t>
      </w:r>
      <w:del w:id="27" w:author="Duong Tien" w:date="2020-07-27T23:09:00Z">
        <w:r w:rsidDel="00772769">
          <w:delText xml:space="preserve"> </w:delText>
        </w:r>
        <w:r w:rsidR="00547EBB" w:rsidDel="00772769">
          <w:br/>
        </w:r>
      </w:del>
    </w:p>
    <w:p w14:paraId="782CFBF1" w14:textId="77777777" w:rsidR="00772769" w:rsidRDefault="00772769" w:rsidP="00CC7C12">
      <w:pPr>
        <w:spacing w:line="264" w:lineRule="auto"/>
        <w:jc w:val="left"/>
      </w:pPr>
    </w:p>
    <w:p w14:paraId="7C9ABD83" w14:textId="2DD4F9E1" w:rsidR="00CC7C12" w:rsidRDefault="00CC7C12" w:rsidP="00034AE9">
      <w:pPr>
        <w:pStyle w:val="Photo"/>
      </w:pPr>
      <w:r>
        <w:rPr>
          <w:noProof/>
        </w:rPr>
        <w:drawing>
          <wp:inline distT="0" distB="0" distL="0" distR="0" wp14:anchorId="1E236D3F" wp14:editId="6847FE5C">
            <wp:extent cx="4931443" cy="3166625"/>
            <wp:effectExtent l="0" t="0" r="0" b="8890"/>
            <wp:docPr id="14" name="Picture 14" descr="WebImage/Det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WebImage/Detail.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69999" cy="3191383"/>
                    </a:xfrm>
                    <a:prstGeom prst="rect">
                      <a:avLst/>
                    </a:prstGeom>
                    <a:noFill/>
                    <a:ln>
                      <a:noFill/>
                    </a:ln>
                  </pic:spPr>
                </pic:pic>
              </a:graphicData>
            </a:graphic>
          </wp:inline>
        </w:drawing>
      </w:r>
    </w:p>
    <w:p w14:paraId="4EF53D70" w14:textId="116B885E" w:rsidR="00CC7C12" w:rsidRDefault="00CC7C12" w:rsidP="00CC7C12">
      <w:pPr>
        <w:spacing w:line="264" w:lineRule="auto"/>
        <w:jc w:val="center"/>
      </w:pPr>
      <w:r>
        <w:t>Chi tiết sản phẩm</w:t>
      </w:r>
    </w:p>
    <w:p w14:paraId="37C0504E" w14:textId="77777777" w:rsidR="00547EBB" w:rsidRDefault="00547EBB">
      <w:pPr>
        <w:spacing w:line="264" w:lineRule="auto"/>
        <w:jc w:val="left"/>
      </w:pPr>
      <w:r>
        <w:br w:type="page"/>
      </w:r>
    </w:p>
    <w:p w14:paraId="655B487A" w14:textId="1CF32ADE" w:rsidR="00CC7C12" w:rsidRDefault="00CC7C12" w:rsidP="00CC7C12">
      <w:pPr>
        <w:spacing w:line="264" w:lineRule="auto"/>
      </w:pPr>
      <w:r>
        <w:lastRenderedPageBreak/>
        <w:t>Và đây là giỏ hàng của bạn trước khi chọn mua. Nó hoàn toàn</w:t>
      </w:r>
      <w:r w:rsidR="00067E00">
        <w:t xml:space="preserve"> rỗng</w:t>
      </w:r>
      <w:r>
        <w:t>.</w:t>
      </w:r>
    </w:p>
    <w:p w14:paraId="5E8303CE" w14:textId="796A2F92" w:rsidR="00CC7C12" w:rsidRDefault="00067E00" w:rsidP="00034AE9">
      <w:pPr>
        <w:pStyle w:val="Photo"/>
      </w:pPr>
      <w:r>
        <w:rPr>
          <w:noProof/>
        </w:rPr>
        <w:drawing>
          <wp:inline distT="0" distB="0" distL="0" distR="0" wp14:anchorId="21946117" wp14:editId="2C1DB44F">
            <wp:extent cx="5486400" cy="3022600"/>
            <wp:effectExtent l="0" t="0" r="0" b="0"/>
            <wp:docPr id="15" name="Picture 15" descr="WebImage/EmptyC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WebImage/EmptyCart.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3022600"/>
                    </a:xfrm>
                    <a:prstGeom prst="rect">
                      <a:avLst/>
                    </a:prstGeom>
                    <a:noFill/>
                    <a:ln>
                      <a:noFill/>
                    </a:ln>
                  </pic:spPr>
                </pic:pic>
              </a:graphicData>
            </a:graphic>
          </wp:inline>
        </w:drawing>
      </w:r>
    </w:p>
    <w:p w14:paraId="10FDF490" w14:textId="386C1A9B" w:rsidR="00034AE9" w:rsidRDefault="00034AE9" w:rsidP="00034AE9">
      <w:pPr>
        <w:pStyle w:val="Photo"/>
      </w:pPr>
      <w:r>
        <w:t>Giỏ hàng trống</w:t>
      </w:r>
    </w:p>
    <w:p w14:paraId="7EAF99D0" w14:textId="498232AE" w:rsidR="00067E00" w:rsidRDefault="00B3272A">
      <w:pPr>
        <w:spacing w:line="264" w:lineRule="auto"/>
        <w:pPrChange w:id="28" w:author="Duong Tien" w:date="2020-07-27T23:09:00Z">
          <w:pPr>
            <w:spacing w:line="264" w:lineRule="auto"/>
            <w:jc w:val="left"/>
          </w:pPr>
        </w:pPrChange>
      </w:pPr>
      <w:r>
        <w:t>H</w:t>
      </w:r>
      <w:r w:rsidR="00067E00">
        <w:t>ãy click vào nút “Add to your cart” để thực hiện việc thêm sản phẩm vào giỏ hàng của bạn.</w:t>
      </w:r>
    </w:p>
    <w:p w14:paraId="5DC2F9DA" w14:textId="3B4F32D5" w:rsidR="00067E00" w:rsidRDefault="00067E00" w:rsidP="00034AE9">
      <w:pPr>
        <w:pStyle w:val="Photo"/>
      </w:pPr>
      <w:r>
        <w:rPr>
          <w:noProof/>
        </w:rPr>
        <w:drawing>
          <wp:inline distT="0" distB="0" distL="0" distR="0" wp14:anchorId="65976FB7" wp14:editId="39BAA13B">
            <wp:extent cx="4720491" cy="2928620"/>
            <wp:effectExtent l="0" t="0" r="4445" b="0"/>
            <wp:docPr id="17" name="Picture 17" descr="WebImage/Car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WebImage/Cart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71668" cy="2960370"/>
                    </a:xfrm>
                    <a:prstGeom prst="rect">
                      <a:avLst/>
                    </a:prstGeom>
                    <a:noFill/>
                    <a:ln>
                      <a:noFill/>
                    </a:ln>
                  </pic:spPr>
                </pic:pic>
              </a:graphicData>
            </a:graphic>
          </wp:inline>
        </w:drawing>
      </w:r>
    </w:p>
    <w:p w14:paraId="25A85999" w14:textId="7623AFFF" w:rsidR="00067E00" w:rsidRDefault="00067E00">
      <w:pPr>
        <w:spacing w:line="264" w:lineRule="auto"/>
        <w:pPrChange w:id="29" w:author="Duong Tien" w:date="2020-07-27T23:09:00Z">
          <w:pPr>
            <w:spacing w:line="264" w:lineRule="auto"/>
            <w:jc w:val="left"/>
          </w:pPr>
        </w:pPrChange>
      </w:pPr>
      <w:r>
        <w:t>Nếu bạn lỡ thực hiện thao tác trên và không còn ý định mua sản phẩm, nãy click vào icon sọt rác màu đỏ bên phải để xoá khỏi giỏ hàng. Và giỏ hàng sẽ trờ nên trống như trước.</w:t>
      </w:r>
    </w:p>
    <w:p w14:paraId="004160A5" w14:textId="1FC7E0A4" w:rsidR="00067E00" w:rsidRDefault="00067E00" w:rsidP="00034AE9">
      <w:pPr>
        <w:pStyle w:val="Photo"/>
      </w:pPr>
      <w:r>
        <w:rPr>
          <w:noProof/>
        </w:rPr>
        <w:lastRenderedPageBreak/>
        <w:drawing>
          <wp:inline distT="0" distB="0" distL="0" distR="0" wp14:anchorId="1B13C9C2" wp14:editId="1F4F5B3A">
            <wp:extent cx="4849629" cy="3122510"/>
            <wp:effectExtent l="0" t="0" r="1905" b="1905"/>
            <wp:docPr id="18" name="Picture 18" descr="WebImage/Many_C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WebImage/Many_Cart.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69605" cy="3135372"/>
                    </a:xfrm>
                    <a:prstGeom prst="rect">
                      <a:avLst/>
                    </a:prstGeom>
                    <a:noFill/>
                    <a:ln>
                      <a:noFill/>
                    </a:ln>
                  </pic:spPr>
                </pic:pic>
              </a:graphicData>
            </a:graphic>
          </wp:inline>
        </w:drawing>
      </w:r>
    </w:p>
    <w:p w14:paraId="47C8328B" w14:textId="0693AAB5" w:rsidR="00067E00" w:rsidRDefault="00067E00" w:rsidP="00067E00">
      <w:pPr>
        <w:spacing w:line="264" w:lineRule="auto"/>
        <w:jc w:val="center"/>
      </w:pPr>
      <w:r>
        <w:t>Điều gì xảy ra khi thêm nhiều sản phẩm vào giỏ hàng?</w:t>
      </w:r>
    </w:p>
    <w:p w14:paraId="2D8F4D94" w14:textId="15F990E8" w:rsidR="00B3272A" w:rsidRDefault="00B3272A">
      <w:pPr>
        <w:spacing w:line="264" w:lineRule="auto"/>
        <w:pPrChange w:id="30" w:author="Duong Tien" w:date="2020-07-27T23:09:00Z">
          <w:pPr>
            <w:spacing w:line="264" w:lineRule="auto"/>
            <w:jc w:val="left"/>
          </w:pPr>
        </w:pPrChange>
      </w:pPr>
      <w:r>
        <w:t xml:space="preserve">Nếu bạn đã chắc rằng muốn mua sản phẩm đó, hãy click vào nút </w:t>
      </w:r>
      <w:r w:rsidR="00BC6B03">
        <w:t>checkout</w:t>
      </w:r>
      <w:r w:rsidR="00BC6B03">
        <w:rPr>
          <w:lang w:val="vi-VN"/>
        </w:rPr>
        <w:t>,</w:t>
      </w:r>
      <w:r>
        <w:t xml:space="preserve"> </w:t>
      </w:r>
      <w:r w:rsidR="00BC6B03">
        <w:t>sau</w:t>
      </w:r>
      <w:r w:rsidR="00BC6B03">
        <w:rPr>
          <w:lang w:val="vi-VN"/>
        </w:rPr>
        <w:t xml:space="preserve"> đó</w:t>
      </w:r>
      <w:r>
        <w:t xml:space="preserve"> nhập thông tin cá nhân, địa chỉ của mình</w:t>
      </w:r>
      <w:r w:rsidR="00BC6B03">
        <w:rPr>
          <w:lang w:val="vi-VN"/>
        </w:rPr>
        <w:t xml:space="preserve"> và Submit</w:t>
      </w:r>
      <w:r>
        <w:t xml:space="preserve"> để </w:t>
      </w:r>
      <w:r w:rsidR="00BC6B03">
        <w:rPr>
          <w:lang w:val="vi-VN"/>
        </w:rPr>
        <w:t>hoàn tất</w:t>
      </w:r>
      <w:r>
        <w:t xml:space="preserve"> việc mua sản phẩm.</w:t>
      </w:r>
    </w:p>
    <w:p w14:paraId="370F7767" w14:textId="01C7271A" w:rsidR="00B3272A" w:rsidRDefault="00BC6B03">
      <w:pPr>
        <w:spacing w:line="264" w:lineRule="auto"/>
        <w:jc w:val="left"/>
      </w:pPr>
      <w:r>
        <w:rPr>
          <w:noProof/>
        </w:rPr>
        <w:drawing>
          <wp:inline distT="0" distB="0" distL="0" distR="0" wp14:anchorId="7F91D4AE" wp14:editId="4F88FCFD">
            <wp:extent cx="5486400" cy="2874645"/>
            <wp:effectExtent l="0" t="0" r="0" b="1905"/>
            <wp:docPr id="25" name="Picture 2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hecout.PNG"/>
                    <pic:cNvPicPr/>
                  </pic:nvPicPr>
                  <pic:blipFill>
                    <a:blip r:embed="rId31">
                      <a:extLst>
                        <a:ext uri="{28A0092B-C50C-407E-A947-70E740481C1C}">
                          <a14:useLocalDpi xmlns:a14="http://schemas.microsoft.com/office/drawing/2010/main" val="0"/>
                        </a:ext>
                      </a:extLst>
                    </a:blip>
                    <a:stretch>
                      <a:fillRect/>
                    </a:stretch>
                  </pic:blipFill>
                  <pic:spPr>
                    <a:xfrm>
                      <a:off x="0" y="0"/>
                      <a:ext cx="5486400" cy="2874645"/>
                    </a:xfrm>
                    <a:prstGeom prst="rect">
                      <a:avLst/>
                    </a:prstGeom>
                  </pic:spPr>
                </pic:pic>
              </a:graphicData>
            </a:graphic>
          </wp:inline>
        </w:drawing>
      </w:r>
      <w:r w:rsidR="00B3272A">
        <w:br w:type="page"/>
      </w:r>
    </w:p>
    <w:p w14:paraId="57A8752F" w14:textId="4AD8EC85" w:rsidR="0068260E" w:rsidRDefault="00B3272A" w:rsidP="00034AE9">
      <w:pPr>
        <w:pStyle w:val="Heading2"/>
      </w:pPr>
      <w:bookmarkStart w:id="31" w:name="_Toc46673397"/>
      <w:r>
        <w:lastRenderedPageBreak/>
        <w:t>Về Admin:</w:t>
      </w:r>
      <w:bookmarkEnd w:id="31"/>
    </w:p>
    <w:p w14:paraId="6C0565EA" w14:textId="49132910" w:rsidR="00205A6C" w:rsidRDefault="00B3272A" w:rsidP="00205A6C">
      <w:pPr>
        <w:spacing w:line="264" w:lineRule="auto"/>
        <w:jc w:val="left"/>
      </w:pPr>
      <w:r>
        <w:t xml:space="preserve">Để đăng nhập vào trang quản trị admin, ta cần vào đường link </w:t>
      </w:r>
      <w:hyperlink r:id="rId32" w:history="1">
        <w:r w:rsidR="00D43A62">
          <w:rPr>
            <w:rStyle w:val="Hyperlink"/>
          </w:rPr>
          <w:t>http://localhost/Nhom420/Admin/</w:t>
        </w:r>
      </w:hyperlink>
    </w:p>
    <w:p w14:paraId="685DF6A2" w14:textId="3C576F82" w:rsidR="00B3272A" w:rsidRDefault="00B3272A" w:rsidP="00034AE9">
      <w:pPr>
        <w:pStyle w:val="Photo"/>
      </w:pPr>
      <w:r>
        <w:rPr>
          <w:noProof/>
        </w:rPr>
        <w:drawing>
          <wp:inline distT="0" distB="0" distL="0" distR="0" wp14:anchorId="3AF8182E" wp14:editId="549F29D5">
            <wp:extent cx="4046619" cy="910196"/>
            <wp:effectExtent l="0" t="0" r="0" b="4445"/>
            <wp:docPr id="19" name="Picture 19" descr="WebImage/Admin/AdminLogin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WebImage/Admin/AdminLoginPage.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28947" cy="928714"/>
                    </a:xfrm>
                    <a:prstGeom prst="rect">
                      <a:avLst/>
                    </a:prstGeom>
                    <a:noFill/>
                    <a:ln>
                      <a:noFill/>
                    </a:ln>
                  </pic:spPr>
                </pic:pic>
              </a:graphicData>
            </a:graphic>
          </wp:inline>
        </w:drawing>
      </w:r>
    </w:p>
    <w:p w14:paraId="33960300" w14:textId="67DD88BE" w:rsidR="00205A6C" w:rsidRDefault="00205A6C">
      <w:pPr>
        <w:spacing w:line="264" w:lineRule="auto"/>
        <w:jc w:val="left"/>
      </w:pPr>
      <w:r>
        <w:t xml:space="preserve">và sử dụng </w:t>
      </w:r>
      <w:proofErr w:type="gramStart"/>
      <w:r>
        <w:t>user:admin</w:t>
      </w:r>
      <w:proofErr w:type="gramEnd"/>
      <w:del w:id="32" w:author="Duong Tien" w:date="2020-07-27T23:10:00Z">
        <w:r w:rsidDel="0084717C">
          <w:delText xml:space="preserve"> </w:delText>
        </w:r>
      </w:del>
      <w:r>
        <w:t>,</w:t>
      </w:r>
      <w:ins w:id="33" w:author="Duong Tien" w:date="2020-07-27T23:10:00Z">
        <w:r w:rsidR="0084717C">
          <w:t xml:space="preserve"> </w:t>
        </w:r>
      </w:ins>
      <w:r>
        <w:t>Password:</w:t>
      </w:r>
      <w:ins w:id="34" w:author="Duong Tien" w:date="2020-07-27T23:10:00Z">
        <w:r w:rsidR="0084717C">
          <w:t xml:space="preserve"> </w:t>
        </w:r>
      </w:ins>
      <w:r>
        <w:t>admin để đăng nhập</w:t>
      </w:r>
    </w:p>
    <w:p w14:paraId="391FDED1" w14:textId="6207933D" w:rsidR="0068260E" w:rsidRDefault="0068260E" w:rsidP="00034AE9">
      <w:pPr>
        <w:pStyle w:val="Heading3"/>
      </w:pPr>
      <w:bookmarkStart w:id="35" w:name="_Toc46673398"/>
      <w:r>
        <w:t>Giao diện</w:t>
      </w:r>
      <w:bookmarkEnd w:id="35"/>
    </w:p>
    <w:p w14:paraId="19ADAA45" w14:textId="77777777" w:rsidR="005D336F" w:rsidRDefault="00205A6C" w:rsidP="00034AE9">
      <w:pPr>
        <w:pStyle w:val="Photo"/>
      </w:pPr>
      <w:r>
        <w:rPr>
          <w:noProof/>
        </w:rPr>
        <w:drawing>
          <wp:inline distT="0" distB="0" distL="0" distR="0" wp14:anchorId="7F676174" wp14:editId="19D19E2B">
            <wp:extent cx="4862060" cy="2452169"/>
            <wp:effectExtent l="0" t="0" r="0" b="12065"/>
            <wp:docPr id="20" name="Picture 20" descr="WebImage/Admin/Admin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WebImage/Admin/AdminDashboard.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904005" cy="2473324"/>
                    </a:xfrm>
                    <a:prstGeom prst="rect">
                      <a:avLst/>
                    </a:prstGeom>
                    <a:noFill/>
                    <a:ln>
                      <a:noFill/>
                    </a:ln>
                  </pic:spPr>
                </pic:pic>
              </a:graphicData>
            </a:graphic>
          </wp:inline>
        </w:drawing>
      </w:r>
    </w:p>
    <w:p w14:paraId="1BBABC83" w14:textId="3669D9F5" w:rsidR="00067E00" w:rsidRDefault="005D336F" w:rsidP="005D336F">
      <w:pPr>
        <w:spacing w:line="264" w:lineRule="auto"/>
        <w:jc w:val="center"/>
      </w:pPr>
      <w:r>
        <w:t>Giao diện Dashboard của admin</w:t>
      </w:r>
    </w:p>
    <w:p w14:paraId="00F146C2" w14:textId="646BE2D5" w:rsidR="00B3272A" w:rsidRDefault="005D336F" w:rsidP="005D336F">
      <w:pPr>
        <w:spacing w:line="264" w:lineRule="auto"/>
        <w:jc w:val="center"/>
      </w:pPr>
      <w:r>
        <w:rPr>
          <w:noProof/>
        </w:rPr>
        <w:drawing>
          <wp:inline distT="0" distB="0" distL="0" distR="0" wp14:anchorId="18D9CF71" wp14:editId="7C8A5D93">
            <wp:extent cx="4849629" cy="2335132"/>
            <wp:effectExtent l="0" t="0" r="1905" b="1905"/>
            <wp:docPr id="21" name="Picture 21" descr="WebImage/Admin/AdminProdu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WebImage/Admin/AdminProduct.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878396" cy="2348983"/>
                    </a:xfrm>
                    <a:prstGeom prst="rect">
                      <a:avLst/>
                    </a:prstGeom>
                    <a:noFill/>
                    <a:ln>
                      <a:noFill/>
                    </a:ln>
                  </pic:spPr>
                </pic:pic>
              </a:graphicData>
            </a:graphic>
          </wp:inline>
        </w:drawing>
      </w:r>
    </w:p>
    <w:p w14:paraId="03FE2BB4" w14:textId="60C03BCE" w:rsidR="005D336F" w:rsidRDefault="005D336F" w:rsidP="00DE79AD">
      <w:pPr>
        <w:spacing w:line="264" w:lineRule="auto"/>
        <w:jc w:val="center"/>
      </w:pPr>
      <w:r>
        <w:t>Giao diện Product của admin</w:t>
      </w:r>
    </w:p>
    <w:p w14:paraId="5726F1C2" w14:textId="18E8E181" w:rsidR="0068260E" w:rsidRDefault="0068260E" w:rsidP="00DE79AD">
      <w:pPr>
        <w:spacing w:line="264" w:lineRule="auto"/>
        <w:jc w:val="center"/>
      </w:pPr>
      <w:r>
        <w:rPr>
          <w:noProof/>
        </w:rPr>
        <w:lastRenderedPageBreak/>
        <w:drawing>
          <wp:inline distT="0" distB="0" distL="0" distR="0" wp14:anchorId="3117F05D" wp14:editId="761EDBF3">
            <wp:extent cx="5475605" cy="2796540"/>
            <wp:effectExtent l="0" t="0" r="10795" b="0"/>
            <wp:docPr id="9" name="Picture 9" descr="WebImage/Admin/Admin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ebImage/Admin/AdminUser.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475605" cy="2796540"/>
                    </a:xfrm>
                    <a:prstGeom prst="rect">
                      <a:avLst/>
                    </a:prstGeom>
                    <a:noFill/>
                    <a:ln>
                      <a:noFill/>
                    </a:ln>
                  </pic:spPr>
                </pic:pic>
              </a:graphicData>
            </a:graphic>
          </wp:inline>
        </w:drawing>
      </w:r>
    </w:p>
    <w:p w14:paraId="7D46269E" w14:textId="6AAD25B1" w:rsidR="0060244E" w:rsidRDefault="0060244E" w:rsidP="00DE79AD">
      <w:pPr>
        <w:spacing w:line="264" w:lineRule="auto"/>
        <w:jc w:val="center"/>
      </w:pPr>
      <w:r>
        <w:t>Giao diện User</w:t>
      </w:r>
    </w:p>
    <w:p w14:paraId="237D260B" w14:textId="6CB712D4" w:rsidR="00F926D6" w:rsidRDefault="00547EBB" w:rsidP="00034AE9">
      <w:pPr>
        <w:pStyle w:val="Heading3"/>
      </w:pPr>
      <w:bookmarkStart w:id="36" w:name="_Toc46673399"/>
      <w:r>
        <w:t>Tính</w:t>
      </w:r>
      <w:r>
        <w:rPr>
          <w:lang w:val="vi-VN"/>
        </w:rPr>
        <w:t xml:space="preserve"> năng </w:t>
      </w:r>
      <w:r>
        <w:t>Thêm, Sửa, Xoá</w:t>
      </w:r>
      <w:bookmarkEnd w:id="36"/>
    </w:p>
    <w:p w14:paraId="3670A8A9" w14:textId="4B37D3B4" w:rsidR="00F926D6" w:rsidRDefault="00F926D6" w:rsidP="00F926D6">
      <w:pPr>
        <w:spacing w:line="264" w:lineRule="auto"/>
      </w:pPr>
      <w:r>
        <w:rPr>
          <w:noProof/>
        </w:rPr>
        <w:drawing>
          <wp:inline distT="0" distB="0" distL="0" distR="0" wp14:anchorId="6685604D" wp14:editId="192E4DFF">
            <wp:extent cx="5475605" cy="150366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ebImage/Admin/Add-Update-Delete.PNG"/>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5475605" cy="1503663"/>
                    </a:xfrm>
                    <a:prstGeom prst="rect">
                      <a:avLst/>
                    </a:prstGeom>
                    <a:noFill/>
                    <a:ln>
                      <a:noFill/>
                    </a:ln>
                  </pic:spPr>
                </pic:pic>
              </a:graphicData>
            </a:graphic>
          </wp:inline>
        </w:drawing>
      </w:r>
    </w:p>
    <w:p w14:paraId="37C17E20" w14:textId="7D1C01D6" w:rsidR="00F926D6" w:rsidRDefault="00F926D6" w:rsidP="00F926D6">
      <w:pPr>
        <w:spacing w:line="264" w:lineRule="auto"/>
        <w:jc w:val="center"/>
      </w:pPr>
      <w:r>
        <w:t>Tính năng thêm xoá sửa</w:t>
      </w:r>
    </w:p>
    <w:p w14:paraId="51B32753" w14:textId="60F8736B" w:rsidR="00F926D6" w:rsidRDefault="00F926D6" w:rsidP="00034AE9">
      <w:pPr>
        <w:pStyle w:val="Heading4"/>
      </w:pPr>
      <w:r>
        <w:t>Thêm</w:t>
      </w:r>
    </w:p>
    <w:p w14:paraId="49C33A08" w14:textId="7D222F4A" w:rsidR="00DE79AD" w:rsidRDefault="00DE79AD" w:rsidP="00DE79AD">
      <w:pPr>
        <w:spacing w:line="264" w:lineRule="auto"/>
      </w:pPr>
      <w:r>
        <w:t>Để thêm sản phẩm click chuột vào “ADD ITEM”</w:t>
      </w:r>
      <w:del w:id="37" w:author="Duong Tien" w:date="2020-07-27T23:10:00Z">
        <w:r w:rsidR="0068260E" w:rsidDel="00787FAE">
          <w:delText xml:space="preserve"> </w:delText>
        </w:r>
      </w:del>
      <w:r w:rsidR="0068260E">
        <w:t xml:space="preserve">, và điền đầy đủ thông tin sản phẩm mà mình muốn thêm như ví dụ bên dưới và ấn </w:t>
      </w:r>
      <w:r w:rsidR="00F926D6">
        <w:t>“</w:t>
      </w:r>
      <w:r w:rsidR="0068260E">
        <w:t>Submit</w:t>
      </w:r>
      <w:r w:rsidR="00F926D6">
        <w:t>”</w:t>
      </w:r>
      <w:r w:rsidR="0068260E">
        <w:t xml:space="preserve">, sản phẩm mà bạn thêm vào sẽ được hiển thị ở giao diện Product của </w:t>
      </w:r>
      <w:proofErr w:type="gramStart"/>
      <w:r w:rsidR="0068260E">
        <w:t>Admin .</w:t>
      </w:r>
      <w:proofErr w:type="gramEnd"/>
      <w:r w:rsidR="0068260E">
        <w:t xml:space="preserve"> Thế là xong!</w:t>
      </w:r>
    </w:p>
    <w:p w14:paraId="3904B137" w14:textId="77777777" w:rsidR="00F926D6" w:rsidRDefault="00E44A96">
      <w:pPr>
        <w:spacing w:line="264" w:lineRule="auto"/>
        <w:jc w:val="left"/>
      </w:pPr>
      <w:r>
        <w:rPr>
          <w:noProof/>
        </w:rPr>
        <w:lastRenderedPageBreak/>
        <w:drawing>
          <wp:inline distT="0" distB="0" distL="0" distR="0" wp14:anchorId="1B01816B" wp14:editId="63D29453">
            <wp:extent cx="5470415" cy="23920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ebImage/Admin/Add.PNG"/>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5470415" cy="2392045"/>
                    </a:xfrm>
                    <a:prstGeom prst="rect">
                      <a:avLst/>
                    </a:prstGeom>
                    <a:noFill/>
                    <a:ln>
                      <a:noFill/>
                    </a:ln>
                  </pic:spPr>
                </pic:pic>
              </a:graphicData>
            </a:graphic>
          </wp:inline>
        </w:drawing>
      </w:r>
    </w:p>
    <w:p w14:paraId="59EB941D" w14:textId="77777777" w:rsidR="00F926D6" w:rsidRDefault="00F926D6" w:rsidP="00F926D6">
      <w:pPr>
        <w:spacing w:line="264" w:lineRule="auto"/>
        <w:jc w:val="center"/>
      </w:pPr>
      <w:r>
        <w:t>Thêm sản phẩm</w:t>
      </w:r>
    </w:p>
    <w:p w14:paraId="26457331" w14:textId="5160F232" w:rsidR="00034AE9" w:rsidRDefault="00034AE9" w:rsidP="00034AE9">
      <w:pPr>
        <w:pStyle w:val="Heading4"/>
      </w:pPr>
      <w:r>
        <w:t>Sửa</w:t>
      </w:r>
    </w:p>
    <w:p w14:paraId="2798A3CC" w14:textId="18A09D93" w:rsidR="00F926D6" w:rsidRDefault="00F926D6" w:rsidP="00F926D6">
      <w:pPr>
        <w:spacing w:line="264" w:lineRule="auto"/>
      </w:pPr>
      <w:r>
        <w:t>Và nếu bạn lỡ thêm nhầm sản phẩm hoặc điền sai thông tin, chỉ cần đơn giản click vào Icon “edit”</w:t>
      </w:r>
      <w:ins w:id="38" w:author="Duong Tien" w:date="2020-07-27T23:10:00Z">
        <w:r w:rsidR="00787FAE">
          <w:t xml:space="preserve"> </w:t>
        </w:r>
      </w:ins>
      <w:r>
        <w:t>(kế bên Icon “remove”) để thực hiện việc sửa thông tin sản phẩm.</w:t>
      </w:r>
    </w:p>
    <w:p w14:paraId="6EAED9C2" w14:textId="77777777" w:rsidR="00F926D6" w:rsidRDefault="00F926D6" w:rsidP="00F926D6">
      <w:pPr>
        <w:spacing w:line="264" w:lineRule="auto"/>
      </w:pPr>
      <w:r>
        <w:rPr>
          <w:noProof/>
        </w:rPr>
        <w:drawing>
          <wp:inline distT="0" distB="0" distL="0" distR="0" wp14:anchorId="450DCFFF" wp14:editId="30C7EAB7">
            <wp:extent cx="5486400" cy="2806700"/>
            <wp:effectExtent l="0" t="0" r="0" b="12700"/>
            <wp:docPr id="23" name="Picture 23" descr="WebImage/Admin/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WebImage/Admin/Edit.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486400" cy="2806700"/>
                    </a:xfrm>
                    <a:prstGeom prst="rect">
                      <a:avLst/>
                    </a:prstGeom>
                    <a:noFill/>
                    <a:ln>
                      <a:noFill/>
                    </a:ln>
                  </pic:spPr>
                </pic:pic>
              </a:graphicData>
            </a:graphic>
          </wp:inline>
        </w:drawing>
      </w:r>
    </w:p>
    <w:p w14:paraId="3D5DCCB0" w14:textId="77777777" w:rsidR="00F926D6" w:rsidRDefault="00F926D6" w:rsidP="00F926D6">
      <w:pPr>
        <w:spacing w:line="264" w:lineRule="auto"/>
        <w:jc w:val="center"/>
      </w:pPr>
      <w:r>
        <w:t>Sửa sản phẩm</w:t>
      </w:r>
    </w:p>
    <w:p w14:paraId="0F384860" w14:textId="7D3D470A" w:rsidR="00034AE9" w:rsidRDefault="00034AE9" w:rsidP="00034AE9">
      <w:pPr>
        <w:pStyle w:val="Heading4"/>
      </w:pPr>
      <w:r>
        <w:t>Xoá</w:t>
      </w:r>
    </w:p>
    <w:p w14:paraId="5F5526D9" w14:textId="7B94DDB2" w:rsidR="00DE79AD" w:rsidRDefault="00F926D6" w:rsidP="00F926D6">
      <w:pPr>
        <w:spacing w:line="264" w:lineRule="auto"/>
      </w:pPr>
      <w:r>
        <w:t>Hoặc nếu bạn không muốn bán mặt hàng ấy nữa, click Icon “remove”</w:t>
      </w:r>
      <w:r w:rsidR="00034AE9">
        <w:t>.</w:t>
      </w:r>
      <w:r w:rsidR="00DE79AD">
        <w:br w:type="page"/>
      </w:r>
    </w:p>
    <w:p w14:paraId="4402EB9C" w14:textId="2831C7DD" w:rsidR="005D730F" w:rsidRDefault="008637C3" w:rsidP="002466D3">
      <w:pPr>
        <w:pStyle w:val="Heading1"/>
      </w:pPr>
      <w:bookmarkStart w:id="39" w:name="_Toc46673400"/>
      <w:r>
        <w:lastRenderedPageBreak/>
        <w:t>Tổng kết đánh giá</w:t>
      </w:r>
      <w:bookmarkEnd w:id="39"/>
    </w:p>
    <w:p w14:paraId="3F159E88" w14:textId="77777777" w:rsidR="008637C3" w:rsidRDefault="008637C3" w:rsidP="00034AE9">
      <w:pPr>
        <w:pStyle w:val="Heading2"/>
      </w:pPr>
      <w:bookmarkStart w:id="40" w:name="_Toc46673401"/>
      <w:r>
        <w:t>Những điểm website thực hiện được:</w:t>
      </w:r>
      <w:bookmarkEnd w:id="40"/>
    </w:p>
    <w:p w14:paraId="3B6F9F99" w14:textId="77777777" w:rsidR="004C4274" w:rsidRDefault="004C4274" w:rsidP="00034AE9">
      <w:pPr>
        <w:pStyle w:val="Heading3"/>
      </w:pPr>
      <w:bookmarkStart w:id="41" w:name="_Toc46673402"/>
      <w:r>
        <w:t>Về giao diện người dung:</w:t>
      </w:r>
      <w:bookmarkEnd w:id="41"/>
    </w:p>
    <w:p w14:paraId="444A8267" w14:textId="6EE41EA1" w:rsidR="008637C3" w:rsidRDefault="008637C3">
      <w:r>
        <w:t>Xem chi tiết thông tin sản phẩm thương mại và hiển thị đầy đủ các thông tin về cửa hàng</w:t>
      </w:r>
    </w:p>
    <w:p w14:paraId="40780139" w14:textId="2E6510E9" w:rsidR="009D5043" w:rsidRPr="009D5043" w:rsidRDefault="009D5043">
      <w:pPr>
        <w:rPr>
          <w:lang w:val="vi-VN"/>
        </w:rPr>
      </w:pPr>
      <w:r>
        <w:t>Đưa</w:t>
      </w:r>
      <w:r>
        <w:rPr>
          <w:lang w:val="vi-VN"/>
        </w:rPr>
        <w:t xml:space="preserve"> những sản phẩm được chọn vào giỏ hàng.</w:t>
      </w:r>
    </w:p>
    <w:p w14:paraId="797990BE" w14:textId="77777777" w:rsidR="001B09C0" w:rsidRDefault="001B09C0">
      <w:r>
        <w:t>Cho phép người dùng đăng ký tài khoản để thực hiện việc mua sắm.</w:t>
      </w:r>
    </w:p>
    <w:p w14:paraId="47B2B55F" w14:textId="77777777" w:rsidR="001B09C0" w:rsidRDefault="001B09C0">
      <w:r>
        <w:t>Kiểm tra tính hợp lệ khi đăng nhập vào hệ thống.</w:t>
      </w:r>
    </w:p>
    <w:p w14:paraId="2DE4CA2A" w14:textId="645F2240" w:rsidR="004C4274" w:rsidRDefault="004C4274">
      <w:r>
        <w:t>Có thể sử dụng trên nhiều loại thiết bị</w:t>
      </w:r>
      <w:ins w:id="42" w:author="Duong Tien" w:date="2020-07-27T23:10:00Z">
        <w:r w:rsidR="00DA3BB1">
          <w:t xml:space="preserve"> </w:t>
        </w:r>
      </w:ins>
      <w:r>
        <w:t>(Laptop, Điện thoại).</w:t>
      </w:r>
    </w:p>
    <w:p w14:paraId="3D2C8021" w14:textId="77777777" w:rsidR="004C4274" w:rsidRDefault="004C4274" w:rsidP="00034AE9">
      <w:pPr>
        <w:pStyle w:val="Heading3"/>
      </w:pPr>
      <w:bookmarkStart w:id="43" w:name="_Toc46673403"/>
      <w:r>
        <w:t>Về quản trị:</w:t>
      </w:r>
      <w:bookmarkEnd w:id="43"/>
    </w:p>
    <w:p w14:paraId="6F3C47C7" w14:textId="77777777" w:rsidR="004C4274" w:rsidRDefault="004C4274">
      <w:r>
        <w:t>Có trang Dashboard dành riêng cho admin.</w:t>
      </w:r>
    </w:p>
    <w:p w14:paraId="769A9CAB" w14:textId="77777777" w:rsidR="004C4274" w:rsidRDefault="004C4274">
      <w:r>
        <w:t>Xem thông tin của User đã đăng ký.</w:t>
      </w:r>
    </w:p>
    <w:p w14:paraId="72ECF0EB" w14:textId="05895CDE" w:rsidR="00F926D6" w:rsidRPr="009D5043" w:rsidRDefault="004C4274">
      <w:pPr>
        <w:rPr>
          <w:lang w:val="vi-VN"/>
        </w:rPr>
      </w:pPr>
      <w:r>
        <w:t>Có thể Thêm, Xoá, Sử</w:t>
      </w:r>
      <w:r w:rsidR="00F926D6">
        <w:t xml:space="preserve">a </w:t>
      </w:r>
      <w:r w:rsidR="009D5043">
        <w:t>sản</w:t>
      </w:r>
      <w:r w:rsidR="009D5043">
        <w:rPr>
          <w:lang w:val="vi-VN"/>
        </w:rPr>
        <w:t xml:space="preserve"> phẩm và </w:t>
      </w:r>
      <w:r w:rsidR="00547EBB">
        <w:rPr>
          <w:lang w:val="vi-VN"/>
        </w:rPr>
        <w:t>các tài khoản của người dùng, tài khoản admin.</w:t>
      </w:r>
      <w:r w:rsidR="00F926D6">
        <w:t xml:space="preserve"> </w:t>
      </w:r>
    </w:p>
    <w:p w14:paraId="5B3B6BDD" w14:textId="77777777" w:rsidR="004C4274" w:rsidRDefault="004C4274" w:rsidP="004B5628">
      <w:pPr>
        <w:pStyle w:val="Heading2"/>
      </w:pPr>
      <w:bookmarkStart w:id="44" w:name="_Toc46673404"/>
      <w:r>
        <w:t>Những điểm chưa làm được:</w:t>
      </w:r>
      <w:bookmarkEnd w:id="44"/>
    </w:p>
    <w:p w14:paraId="11A5F4B9" w14:textId="77777777" w:rsidR="004C4274" w:rsidRDefault="004C4274">
      <w:r>
        <w:t>Chưa thực hiện được việc khách hàng đặt mua sản phẩm sẽ xuất ra hoá đơn, đơn đặt hàng và gửi về hệ thống quản trị người dùng để admin quả</w:t>
      </w:r>
      <w:r w:rsidR="006151A8">
        <w:t>n lí, cũng như chưa thống kê được doanh thu.</w:t>
      </w:r>
      <w:bookmarkStart w:id="45" w:name="_GoBack"/>
      <w:bookmarkEnd w:id="45"/>
    </w:p>
    <w:p w14:paraId="38330134" w14:textId="47DF75CF" w:rsidR="00AD166D" w:rsidRDefault="00AD166D" w:rsidP="00AD166D">
      <w:pPr>
        <w:pStyle w:val="Heading2"/>
      </w:pPr>
      <w:bookmarkStart w:id="46" w:name="_Toc46673405"/>
      <w:del w:id="47" w:author="Duong Tien" w:date="2020-07-27T23:13:00Z">
        <w:r w:rsidDel="0033539F">
          <w:delText xml:space="preserve">Lời </w:delText>
        </w:r>
      </w:del>
      <w:r>
        <w:t>kết</w:t>
      </w:r>
      <w:bookmarkEnd w:id="46"/>
      <w:ins w:id="48" w:author="Duong Tien" w:date="2020-07-27T23:13:00Z">
        <w:r w:rsidR="0033539F">
          <w:t xml:space="preserve"> Luận</w:t>
        </w:r>
      </w:ins>
    </w:p>
    <w:p w14:paraId="26AA2537" w14:textId="6CEC244B" w:rsidR="006151A8" w:rsidRDefault="006151A8">
      <w:r>
        <w:t>Mặc dù đã cố gắng hoàn chỉnh các yêu cầu nhưng đề án còn rất nhiều thiếu sót, rất mong nhận được sử chỉ bảo hướng dẫn của thầy để khắc phục, bổ sung để việc xây dựng Website dược hoàn thiện hơn.</w:t>
      </w:r>
      <w:r w:rsidR="00AF243E">
        <w:rPr>
          <w:lang w:val="vi-VN"/>
        </w:rPr>
        <w:t xml:space="preserve"> Chúng em</w:t>
      </w:r>
      <w:r w:rsidR="00AF243E">
        <w:t xml:space="preserve"> x</w:t>
      </w:r>
      <w:r>
        <w:t>in</w:t>
      </w:r>
      <w:r w:rsidR="00AF243E">
        <w:t xml:space="preserve"> chân thành</w:t>
      </w:r>
      <w:r>
        <w:t xml:space="preserve"> cảm ơn</w:t>
      </w:r>
      <w:r w:rsidR="00AF243E">
        <w:t>.</w:t>
      </w:r>
    </w:p>
    <w:p w14:paraId="249B2F52" w14:textId="4CB8F6E2" w:rsidR="004C4274" w:rsidRPr="002466D3" w:rsidRDefault="009D5043" w:rsidP="009D5043">
      <w:pPr>
        <w:tabs>
          <w:tab w:val="center" w:leader="hyphen" w:pos="4140"/>
          <w:tab w:val="right" w:leader="hyphen" w:pos="8550"/>
        </w:tabs>
      </w:pPr>
      <w:r>
        <w:tab/>
        <w:t>Hết</w:t>
      </w:r>
      <w:r>
        <w:tab/>
      </w:r>
    </w:p>
    <w:sectPr w:rsidR="004C4274" w:rsidRPr="002466D3" w:rsidSect="00707525">
      <w:footerReference w:type="default" r:id="rId40"/>
      <w:footerReference w:type="first" r:id="rId41"/>
      <w:pgSz w:w="12240" w:h="15840"/>
      <w:pgMar w:top="1728"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AEB507F" w14:textId="77777777" w:rsidR="001439E6" w:rsidRDefault="001439E6" w:rsidP="00C6554A">
      <w:pPr>
        <w:spacing w:before="0" w:after="0" w:line="240" w:lineRule="auto"/>
      </w:pPr>
      <w:r>
        <w:separator/>
      </w:r>
    </w:p>
  </w:endnote>
  <w:endnote w:type="continuationSeparator" w:id="0">
    <w:p w14:paraId="2759220E" w14:textId="77777777" w:rsidR="001439E6" w:rsidRDefault="001439E6"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24961891"/>
      <w:docPartObj>
        <w:docPartGallery w:val="Page Numbers (Bottom of Page)"/>
        <w:docPartUnique/>
      </w:docPartObj>
    </w:sdtPr>
    <w:sdtEndPr>
      <w:rPr>
        <w:noProof/>
      </w:rPr>
    </w:sdtEndPr>
    <w:sdtContent>
      <w:p w14:paraId="4CAC501F" w14:textId="61460B9A" w:rsidR="00707525" w:rsidRDefault="001439E6">
        <w:pPr>
          <w:pStyle w:val="Footer"/>
        </w:pPr>
      </w:p>
    </w:sdtContent>
  </w:sdt>
  <w:p w14:paraId="098A81EB" w14:textId="77777777" w:rsidR="00707525" w:rsidRDefault="0070752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15375534"/>
      <w:docPartObj>
        <w:docPartGallery w:val="Page Numbers (Bottom of Page)"/>
        <w:docPartUnique/>
      </w:docPartObj>
    </w:sdtPr>
    <w:sdtEndPr>
      <w:rPr>
        <w:noProof/>
      </w:rPr>
    </w:sdtEndPr>
    <w:sdtContent>
      <w:p w14:paraId="3BA44B47" w14:textId="00FE8288" w:rsidR="00707525" w:rsidRDefault="00707525">
        <w:pPr>
          <w:pStyle w:val="Footer"/>
        </w:pPr>
        <w:r>
          <w:t xml:space="preserve">Page | </w:t>
        </w:r>
        <w:r>
          <w:fldChar w:fldCharType="begin"/>
        </w:r>
        <w:r>
          <w:instrText xml:space="preserve"> PAGE   \* MERGEFORMAT </w:instrText>
        </w:r>
        <w:r>
          <w:fldChar w:fldCharType="separate"/>
        </w:r>
        <w:r>
          <w:rPr>
            <w:noProof/>
          </w:rPr>
          <w:t>2</w:t>
        </w:r>
        <w:r>
          <w:rPr>
            <w:noProof/>
          </w:rPr>
          <w:fldChar w:fldCharType="end"/>
        </w:r>
      </w:p>
    </w:sdtContent>
  </w:sdt>
  <w:p w14:paraId="20734DCD" w14:textId="77777777" w:rsidR="00707525" w:rsidRDefault="0070752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A00B84" w14:textId="77777777" w:rsidR="00707525" w:rsidRDefault="0070752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72B338B" w14:textId="77777777" w:rsidR="001439E6" w:rsidRDefault="001439E6" w:rsidP="00C6554A">
      <w:pPr>
        <w:spacing w:before="0" w:after="0" w:line="240" w:lineRule="auto"/>
      </w:pPr>
      <w:r>
        <w:separator/>
      </w:r>
    </w:p>
  </w:footnote>
  <w:footnote w:type="continuationSeparator" w:id="0">
    <w:p w14:paraId="694E8F51" w14:textId="77777777" w:rsidR="001439E6" w:rsidRDefault="001439E6" w:rsidP="00C6554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7C004C4"/>
    <w:multiLevelType w:val="hybridMultilevel"/>
    <w:tmpl w:val="E18674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8926D0F"/>
    <w:multiLevelType w:val="multilevel"/>
    <w:tmpl w:val="405200C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4" w15:restartNumberingAfterBreak="0">
    <w:nsid w:val="19B85843"/>
    <w:multiLevelType w:val="multilevel"/>
    <w:tmpl w:val="8E56165E"/>
    <w:lvl w:ilvl="0">
      <w:start w:val="1"/>
      <w:numFmt w:val="upperRoman"/>
      <w:pStyle w:val="Heading1"/>
      <w:suff w:val="space"/>
      <w:lvlText w:val="%1."/>
      <w:lvlJc w:val="left"/>
      <w:pPr>
        <w:ind w:left="432" w:hanging="432"/>
      </w:pPr>
      <w:rPr>
        <w:rFonts w:hint="default"/>
      </w:rPr>
    </w:lvl>
    <w:lvl w:ilvl="1">
      <w:start w:val="1"/>
      <w:numFmt w:val="decimal"/>
      <w:pStyle w:val="Heading2"/>
      <w:suff w:val="space"/>
      <w:lvlText w:val="%2.  "/>
      <w:lvlJc w:val="left"/>
      <w:pPr>
        <w:ind w:left="576" w:hanging="576"/>
      </w:pPr>
      <w:rPr>
        <w:rFonts w:hint="default"/>
      </w:rPr>
    </w:lvl>
    <w:lvl w:ilvl="2">
      <w:start w:val="1"/>
      <w:numFmt w:val="lowerLetter"/>
      <w:pStyle w:val="Heading3"/>
      <w:suff w:val="space"/>
      <w:lvlText w:val="%3)"/>
      <w:lvlJc w:val="left"/>
      <w:pPr>
        <w:ind w:left="720" w:hanging="720"/>
      </w:pPr>
      <w:rPr>
        <w:rFonts w:hint="default"/>
      </w:rPr>
    </w:lvl>
    <w:lvl w:ilvl="3">
      <w:start w:val="1"/>
      <w:numFmt w:val="bullet"/>
      <w:pStyle w:val="Heading4"/>
      <w:suff w:val="space"/>
      <w:lvlText w:val=""/>
      <w:lvlJc w:val="left"/>
      <w:pPr>
        <w:ind w:left="864" w:hanging="864"/>
      </w:pPr>
      <w:rPr>
        <w:rFonts w:ascii="Symbol" w:hAnsi="Symbol"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5" w15:restartNumberingAfterBreak="0">
    <w:nsid w:val="222D4D15"/>
    <w:multiLevelType w:val="hybridMultilevel"/>
    <w:tmpl w:val="A13ADFDA"/>
    <w:lvl w:ilvl="0" w:tplc="D49047F0">
      <w:start w:val="1"/>
      <w:numFmt w:val="upperRoman"/>
      <w:lvlText w:val="%1."/>
      <w:lvlJc w:val="right"/>
      <w:pPr>
        <w:ind w:left="720" w:hanging="1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54B5785"/>
    <w:multiLevelType w:val="hybridMultilevel"/>
    <w:tmpl w:val="86BA06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52A268D0"/>
    <w:multiLevelType w:val="multilevel"/>
    <w:tmpl w:val="53020626"/>
    <w:lvl w:ilvl="0">
      <w:start w:val="1"/>
      <w:numFmt w:val="upperRoman"/>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9" w15:restartNumberingAfterBreak="0">
    <w:nsid w:val="5AD86C3A"/>
    <w:multiLevelType w:val="hybridMultilevel"/>
    <w:tmpl w:val="6A0A79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32E2C76"/>
    <w:multiLevelType w:val="hybridMultilevel"/>
    <w:tmpl w:val="D95C59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5361CF0"/>
    <w:multiLevelType w:val="hybridMultilevel"/>
    <w:tmpl w:val="C04475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4786536"/>
    <w:multiLevelType w:val="hybridMultilevel"/>
    <w:tmpl w:val="60B6C5DA"/>
    <w:lvl w:ilvl="0" w:tplc="E21CCC0E">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8A053CE"/>
    <w:multiLevelType w:val="hybridMultilevel"/>
    <w:tmpl w:val="B894AA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CEC344D"/>
    <w:multiLevelType w:val="multilevel"/>
    <w:tmpl w:val="4EACB1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9"/>
  </w:num>
  <w:num w:numId="2">
    <w:abstractNumId w:val="8"/>
  </w:num>
  <w:num w:numId="3">
    <w:abstractNumId w:val="8"/>
  </w:num>
  <w:num w:numId="4">
    <w:abstractNumId w:val="9"/>
  </w:num>
  <w:num w:numId="5">
    <w:abstractNumId w:val="17"/>
  </w:num>
  <w:num w:numId="6">
    <w:abstractNumId w:val="10"/>
  </w:num>
  <w:num w:numId="7">
    <w:abstractNumId w:val="13"/>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 w:numId="16">
    <w:abstractNumId w:val="16"/>
  </w:num>
  <w:num w:numId="17">
    <w:abstractNumId w:val="24"/>
  </w:num>
  <w:num w:numId="18">
    <w:abstractNumId w:val="20"/>
  </w:num>
  <w:num w:numId="19">
    <w:abstractNumId w:val="11"/>
  </w:num>
  <w:num w:numId="20">
    <w:abstractNumId w:val="19"/>
  </w:num>
  <w:num w:numId="21">
    <w:abstractNumId w:val="23"/>
  </w:num>
  <w:num w:numId="22">
    <w:abstractNumId w:val="15"/>
  </w:num>
  <w:num w:numId="23">
    <w:abstractNumId w:val="22"/>
  </w:num>
  <w:num w:numId="24">
    <w:abstractNumId w:val="12"/>
  </w:num>
  <w:num w:numId="25">
    <w:abstractNumId w:val="14"/>
  </w:num>
  <w:num w:numId="26">
    <w:abstractNumId w:val="14"/>
  </w:num>
  <w:num w:numId="27">
    <w:abstractNumId w:val="18"/>
  </w:num>
  <w:num w:numId="2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Duong Tien">
    <w15:presenceInfo w15:providerId="AD" w15:userId="S::4401104193@student.hcmue.edu.vn::86440182-a73d-4719-9865-b74cb8d52aa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hideSpellingErrors/>
  <w:hideGrammaticalErrors/>
  <w:proofState w:grammar="clean"/>
  <w:attachedTemplate r:id="rId1"/>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82E48"/>
    <w:rsid w:val="00024435"/>
    <w:rsid w:val="00034AE9"/>
    <w:rsid w:val="00067E00"/>
    <w:rsid w:val="000A04D0"/>
    <w:rsid w:val="000B7410"/>
    <w:rsid w:val="000F69D1"/>
    <w:rsid w:val="001439E6"/>
    <w:rsid w:val="001B09C0"/>
    <w:rsid w:val="00205A6C"/>
    <w:rsid w:val="00243F75"/>
    <w:rsid w:val="002466D3"/>
    <w:rsid w:val="002554CD"/>
    <w:rsid w:val="00293B83"/>
    <w:rsid w:val="002B4294"/>
    <w:rsid w:val="002F702E"/>
    <w:rsid w:val="002F7BFC"/>
    <w:rsid w:val="00330528"/>
    <w:rsid w:val="00333D0D"/>
    <w:rsid w:val="0033539F"/>
    <w:rsid w:val="003650A7"/>
    <w:rsid w:val="00372397"/>
    <w:rsid w:val="00380F2D"/>
    <w:rsid w:val="003900AD"/>
    <w:rsid w:val="00411F90"/>
    <w:rsid w:val="00421C02"/>
    <w:rsid w:val="004635BF"/>
    <w:rsid w:val="004944F8"/>
    <w:rsid w:val="004B3830"/>
    <w:rsid w:val="004B5628"/>
    <w:rsid w:val="004C049F"/>
    <w:rsid w:val="004C4274"/>
    <w:rsid w:val="005000E2"/>
    <w:rsid w:val="00547EBB"/>
    <w:rsid w:val="00554450"/>
    <w:rsid w:val="005D336F"/>
    <w:rsid w:val="005D730F"/>
    <w:rsid w:val="0060244E"/>
    <w:rsid w:val="0061015C"/>
    <w:rsid w:val="006151A8"/>
    <w:rsid w:val="00624152"/>
    <w:rsid w:val="006258BF"/>
    <w:rsid w:val="0063147C"/>
    <w:rsid w:val="0068260E"/>
    <w:rsid w:val="00682E48"/>
    <w:rsid w:val="006A3CE7"/>
    <w:rsid w:val="006B4BF1"/>
    <w:rsid w:val="00707525"/>
    <w:rsid w:val="00765571"/>
    <w:rsid w:val="00772769"/>
    <w:rsid w:val="00787FAE"/>
    <w:rsid w:val="00832075"/>
    <w:rsid w:val="0084717C"/>
    <w:rsid w:val="00863190"/>
    <w:rsid w:val="008637C3"/>
    <w:rsid w:val="00894D00"/>
    <w:rsid w:val="008B31BE"/>
    <w:rsid w:val="008C2BC0"/>
    <w:rsid w:val="0090019B"/>
    <w:rsid w:val="00901171"/>
    <w:rsid w:val="009102E6"/>
    <w:rsid w:val="00911BD5"/>
    <w:rsid w:val="009411B9"/>
    <w:rsid w:val="009825AF"/>
    <w:rsid w:val="00986A28"/>
    <w:rsid w:val="009D5043"/>
    <w:rsid w:val="00A73364"/>
    <w:rsid w:val="00A87BBD"/>
    <w:rsid w:val="00AD166D"/>
    <w:rsid w:val="00AF243E"/>
    <w:rsid w:val="00B3272A"/>
    <w:rsid w:val="00B95998"/>
    <w:rsid w:val="00BC6B03"/>
    <w:rsid w:val="00C16DD7"/>
    <w:rsid w:val="00C6554A"/>
    <w:rsid w:val="00C8252E"/>
    <w:rsid w:val="00CC7C12"/>
    <w:rsid w:val="00D279CA"/>
    <w:rsid w:val="00D33327"/>
    <w:rsid w:val="00D43A62"/>
    <w:rsid w:val="00D64CF5"/>
    <w:rsid w:val="00DA3BB1"/>
    <w:rsid w:val="00DB756F"/>
    <w:rsid w:val="00DE79AD"/>
    <w:rsid w:val="00E44A96"/>
    <w:rsid w:val="00E46981"/>
    <w:rsid w:val="00E5272E"/>
    <w:rsid w:val="00E56D08"/>
    <w:rsid w:val="00E6303E"/>
    <w:rsid w:val="00ED7C44"/>
    <w:rsid w:val="00F02363"/>
    <w:rsid w:val="00F37BA0"/>
    <w:rsid w:val="00F44482"/>
    <w:rsid w:val="00F47B99"/>
    <w:rsid w:val="00F926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992E4B"/>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D33327"/>
    <w:pPr>
      <w:spacing w:line="360" w:lineRule="auto"/>
      <w:jc w:val="both"/>
    </w:pPr>
    <w:rPr>
      <w:rFonts w:ascii="Times New Roman" w:hAnsi="Times New Roman"/>
      <w:sz w:val="26"/>
    </w:rPr>
  </w:style>
  <w:style w:type="paragraph" w:styleId="Heading1">
    <w:name w:val="heading 1"/>
    <w:basedOn w:val="Normal"/>
    <w:next w:val="Normal"/>
    <w:link w:val="Heading1Char"/>
    <w:uiPriority w:val="9"/>
    <w:qFormat/>
    <w:rsid w:val="00D43A62"/>
    <w:pPr>
      <w:keepNext/>
      <w:keepLines/>
      <w:numPr>
        <w:numId w:val="26"/>
      </w:numPr>
      <w:spacing w:before="600" w:after="60"/>
      <w:contextualSpacing/>
      <w:outlineLvl w:val="0"/>
    </w:pPr>
    <w:rPr>
      <w:rFonts w:eastAsiaTheme="majorEastAsia" w:cstheme="majorBidi"/>
      <w:color w:val="007789" w:themeColor="accent1" w:themeShade="BF"/>
      <w:sz w:val="32"/>
    </w:rPr>
  </w:style>
  <w:style w:type="paragraph" w:styleId="Heading2">
    <w:name w:val="heading 2"/>
    <w:basedOn w:val="Normal"/>
    <w:next w:val="Normal"/>
    <w:link w:val="Heading2Char"/>
    <w:uiPriority w:val="9"/>
    <w:unhideWhenUsed/>
    <w:qFormat/>
    <w:rsid w:val="00D43A62"/>
    <w:pPr>
      <w:keepNext/>
      <w:keepLines/>
      <w:numPr>
        <w:ilvl w:val="1"/>
        <w:numId w:val="26"/>
      </w:numPr>
      <w:spacing w:before="240" w:after="0"/>
      <w:contextualSpacing/>
      <w:outlineLvl w:val="1"/>
    </w:pPr>
    <w:rPr>
      <w:rFonts w:eastAsiaTheme="majorEastAsia" w:cstheme="majorBidi"/>
      <w:caps/>
      <w:color w:val="007789" w:themeColor="accent1" w:themeShade="BF"/>
      <w:sz w:val="24"/>
    </w:rPr>
  </w:style>
  <w:style w:type="paragraph" w:styleId="Heading3">
    <w:name w:val="heading 3"/>
    <w:basedOn w:val="Normal"/>
    <w:next w:val="Normal"/>
    <w:link w:val="Heading3Char"/>
    <w:uiPriority w:val="9"/>
    <w:unhideWhenUsed/>
    <w:qFormat/>
    <w:rsid w:val="00D43A62"/>
    <w:pPr>
      <w:keepNext/>
      <w:keepLines/>
      <w:numPr>
        <w:ilvl w:val="2"/>
        <w:numId w:val="26"/>
      </w:numPr>
      <w:spacing w:before="40" w:after="0"/>
      <w:outlineLvl w:val="2"/>
    </w:pPr>
    <w:rPr>
      <w:rFonts w:eastAsiaTheme="majorEastAsia" w:cstheme="majorBidi"/>
      <w:color w:val="004F5B" w:themeColor="accent1" w:themeShade="7F"/>
      <w:sz w:val="24"/>
      <w:szCs w:val="24"/>
    </w:rPr>
  </w:style>
  <w:style w:type="paragraph" w:styleId="Heading4">
    <w:name w:val="heading 4"/>
    <w:basedOn w:val="Normal"/>
    <w:next w:val="Normal"/>
    <w:link w:val="Heading4Char"/>
    <w:uiPriority w:val="9"/>
    <w:unhideWhenUsed/>
    <w:qFormat/>
    <w:rsid w:val="00D43A62"/>
    <w:pPr>
      <w:keepNext/>
      <w:keepLines/>
      <w:numPr>
        <w:ilvl w:val="3"/>
        <w:numId w:val="26"/>
      </w:numPr>
      <w:spacing w:before="40" w:after="0"/>
      <w:outlineLvl w:val="3"/>
    </w:pPr>
    <w:rPr>
      <w:rFonts w:eastAsiaTheme="majorEastAsia" w:cstheme="majorBidi"/>
      <w:i/>
      <w:iCs/>
      <w:color w:val="007789" w:themeColor="accent1" w:themeShade="BF"/>
    </w:rPr>
  </w:style>
  <w:style w:type="paragraph" w:styleId="Heading5">
    <w:name w:val="heading 5"/>
    <w:basedOn w:val="Normal"/>
    <w:next w:val="Normal"/>
    <w:link w:val="Heading5Char"/>
    <w:uiPriority w:val="9"/>
    <w:unhideWhenUsed/>
    <w:qFormat/>
    <w:rsid w:val="0090019B"/>
    <w:pPr>
      <w:keepNext/>
      <w:keepLines/>
      <w:numPr>
        <w:ilvl w:val="4"/>
        <w:numId w:val="26"/>
      </w:numPr>
      <w:spacing w:before="40" w:after="0"/>
      <w:outlineLvl w:val="4"/>
    </w:pPr>
    <w:rPr>
      <w:rFonts w:asciiTheme="majorHAnsi" w:eastAsiaTheme="majorEastAsia" w:hAnsiTheme="majorHAnsi" w:cstheme="majorBidi"/>
      <w:color w:val="007789" w:themeColor="accent1" w:themeShade="BF"/>
    </w:rPr>
  </w:style>
  <w:style w:type="paragraph" w:styleId="Heading6">
    <w:name w:val="heading 6"/>
    <w:basedOn w:val="Normal"/>
    <w:next w:val="Normal"/>
    <w:link w:val="Heading6Char"/>
    <w:uiPriority w:val="9"/>
    <w:semiHidden/>
    <w:unhideWhenUsed/>
    <w:qFormat/>
    <w:rsid w:val="002554CD"/>
    <w:pPr>
      <w:keepNext/>
      <w:keepLines/>
      <w:numPr>
        <w:ilvl w:val="5"/>
        <w:numId w:val="26"/>
      </w:numPr>
      <w:spacing w:before="40" w:after="0"/>
      <w:outlineLvl w:val="5"/>
    </w:pPr>
    <w:rPr>
      <w:rFonts w:asciiTheme="majorHAnsi" w:eastAsiaTheme="majorEastAsia" w:hAnsiTheme="majorHAnsi" w:cstheme="majorBidi"/>
      <w:color w:val="004F5B" w:themeColor="accent1" w:themeShade="7F"/>
    </w:rPr>
  </w:style>
  <w:style w:type="paragraph" w:styleId="Heading7">
    <w:name w:val="heading 7"/>
    <w:basedOn w:val="Normal"/>
    <w:next w:val="Normal"/>
    <w:link w:val="Heading7Char"/>
    <w:uiPriority w:val="9"/>
    <w:semiHidden/>
    <w:unhideWhenUsed/>
    <w:qFormat/>
    <w:rsid w:val="002554CD"/>
    <w:pPr>
      <w:keepNext/>
      <w:keepLines/>
      <w:numPr>
        <w:ilvl w:val="6"/>
        <w:numId w:val="26"/>
      </w:numPr>
      <w:spacing w:before="40" w:after="0"/>
      <w:outlineLvl w:val="6"/>
    </w:pPr>
    <w:rPr>
      <w:rFonts w:asciiTheme="majorHAnsi" w:eastAsiaTheme="majorEastAsia" w:hAnsiTheme="majorHAnsi" w:cstheme="majorBidi"/>
      <w:i/>
      <w:iCs/>
      <w:color w:val="004F5B" w:themeColor="accent1" w:themeShade="7F"/>
    </w:rPr>
  </w:style>
  <w:style w:type="paragraph" w:styleId="Heading8">
    <w:name w:val="heading 8"/>
    <w:basedOn w:val="Normal"/>
    <w:next w:val="Normal"/>
    <w:link w:val="Heading8Char"/>
    <w:uiPriority w:val="9"/>
    <w:semiHidden/>
    <w:unhideWhenUsed/>
    <w:qFormat/>
    <w:rsid w:val="002554CD"/>
    <w:pPr>
      <w:keepNext/>
      <w:keepLines/>
      <w:numPr>
        <w:ilvl w:val="7"/>
        <w:numId w:val="26"/>
      </w:numPr>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554CD"/>
    <w:pPr>
      <w:keepNext/>
      <w:keepLines/>
      <w:numPr>
        <w:ilvl w:val="8"/>
        <w:numId w:val="26"/>
      </w:numPr>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43A62"/>
    <w:rPr>
      <w:rFonts w:ascii="Times New Roman" w:eastAsiaTheme="majorEastAsia" w:hAnsi="Times New Roman" w:cstheme="majorBidi"/>
      <w:color w:val="007789" w:themeColor="accent1" w:themeShade="BF"/>
      <w:sz w:val="32"/>
    </w:rPr>
  </w:style>
  <w:style w:type="character" w:customStyle="1" w:styleId="Heading2Char">
    <w:name w:val="Heading 2 Char"/>
    <w:basedOn w:val="DefaultParagraphFont"/>
    <w:link w:val="Heading2"/>
    <w:uiPriority w:val="9"/>
    <w:rsid w:val="00D43A62"/>
    <w:rPr>
      <w:rFonts w:ascii="Times New Roman" w:eastAsiaTheme="majorEastAsia" w:hAnsi="Times New Roman" w:cstheme="majorBidi"/>
      <w:caps/>
      <w:color w:val="007789" w:themeColor="accent1" w:themeShade="BF"/>
      <w:sz w:val="24"/>
    </w:rPr>
  </w:style>
  <w:style w:type="paragraph" w:customStyle="1" w:styleId="ContactInfo">
    <w:name w:val="Contact Info"/>
    <w:basedOn w:val="Normal"/>
    <w:uiPriority w:val="4"/>
    <w:qFormat/>
    <w:rsid w:val="00C6554A"/>
    <w:pPr>
      <w:spacing w:before="0" w:after="0"/>
      <w:jc w:val="center"/>
    </w:pPr>
  </w:style>
  <w:style w:type="paragraph" w:styleId="ListBullet">
    <w:name w:val="List Bullet"/>
    <w:basedOn w:val="Normal"/>
    <w:uiPriority w:val="10"/>
    <w:unhideWhenUsed/>
    <w:qFormat/>
    <w:rsid w:val="00C6554A"/>
    <w:pPr>
      <w:numPr>
        <w:numId w:val="4"/>
      </w:numPr>
    </w:pPr>
  </w:style>
  <w:style w:type="paragraph" w:styleId="Title">
    <w:name w:val="Title"/>
    <w:basedOn w:val="Normal"/>
    <w:link w:val="TitleCh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2"/>
    <w:rsid w:val="00333D0D"/>
    <w:rPr>
      <w:rFonts w:asciiTheme="majorHAnsi" w:eastAsiaTheme="majorEastAsia" w:hAnsiTheme="majorHAnsi" w:cstheme="majorBidi"/>
      <w:color w:val="007789" w:themeColor="accent1" w:themeShade="BF"/>
      <w:kern w:val="28"/>
      <w:sz w:val="60"/>
    </w:rPr>
  </w:style>
  <w:style w:type="paragraph" w:styleId="Subtitle">
    <w:name w:val="Subtitle"/>
    <w:basedOn w:val="Normal"/>
    <w:link w:val="SubtitleChar"/>
    <w:uiPriority w:val="3"/>
    <w:unhideWhenUsed/>
    <w:qFormat/>
    <w:rsid w:val="00333D0D"/>
    <w:pPr>
      <w:numPr>
        <w:ilvl w:val="1"/>
      </w:numPr>
      <w:spacing w:before="0" w:after="480"/>
      <w:contextualSpacing/>
      <w:jc w:val="center"/>
    </w:pPr>
    <w:rPr>
      <w:rFonts w:asciiTheme="majorHAnsi" w:eastAsiaTheme="majorEastAsia" w:hAnsiTheme="majorHAnsi" w:cstheme="majorBidi"/>
      <w:caps/>
    </w:rPr>
  </w:style>
  <w:style w:type="character" w:customStyle="1" w:styleId="SubtitleChar">
    <w:name w:val="Subtitle Char"/>
    <w:basedOn w:val="DefaultParagraphFont"/>
    <w:link w:val="Subtitle"/>
    <w:uiPriority w:val="3"/>
    <w:rsid w:val="00333D0D"/>
    <w:rPr>
      <w:rFonts w:asciiTheme="majorHAnsi" w:eastAsiaTheme="majorEastAsia" w:hAnsiTheme="majorHAnsi" w:cstheme="majorBidi"/>
      <w:caps/>
      <w:sz w:val="26"/>
    </w:rPr>
  </w:style>
  <w:style w:type="paragraph" w:styleId="Footer">
    <w:name w:val="footer"/>
    <w:basedOn w:val="Normal"/>
    <w:link w:val="FooterChar"/>
    <w:uiPriority w:val="99"/>
    <w:unhideWhenUsed/>
    <w:rsid w:val="00C6554A"/>
    <w:pPr>
      <w:spacing w:before="0"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Header">
    <w:name w:val="header"/>
    <w:basedOn w:val="Normal"/>
    <w:link w:val="HeaderChar"/>
    <w:uiPriority w:val="99"/>
    <w:unhideWhenUsed/>
    <w:rsid w:val="00C6554A"/>
    <w:pPr>
      <w:spacing w:before="0"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qFormat/>
    <w:rsid w:val="00C6554A"/>
    <w:pPr>
      <w:numPr>
        <w:numId w:val="3"/>
      </w:numPr>
      <w:contextualSpacing/>
    </w:pPr>
  </w:style>
  <w:style w:type="character" w:customStyle="1" w:styleId="Heading3Char">
    <w:name w:val="Heading 3 Char"/>
    <w:basedOn w:val="DefaultParagraphFont"/>
    <w:link w:val="Heading3"/>
    <w:uiPriority w:val="9"/>
    <w:rsid w:val="00D43A62"/>
    <w:rPr>
      <w:rFonts w:ascii="Times New Roman" w:eastAsiaTheme="majorEastAsia" w:hAnsi="Times New Roman" w:cstheme="majorBidi"/>
      <w:color w:val="004F5B" w:themeColor="accent1" w:themeShade="7F"/>
      <w:sz w:val="24"/>
      <w:szCs w:val="24"/>
    </w:rPr>
  </w:style>
  <w:style w:type="character" w:customStyle="1" w:styleId="Heading8Char">
    <w:name w:val="Heading 8 Char"/>
    <w:basedOn w:val="DefaultParagraphFont"/>
    <w:link w:val="Heading8"/>
    <w:uiPriority w:val="9"/>
    <w:semiHidden/>
    <w:rsid w:val="00C6554A"/>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C6554A"/>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C6554A"/>
    <w:rPr>
      <w:i/>
      <w:iCs/>
      <w:color w:val="007789" w:themeColor="accent1" w:themeShade="BF"/>
    </w:rPr>
  </w:style>
  <w:style w:type="paragraph" w:styleId="IntenseQuote">
    <w:name w:val="Intense Quote"/>
    <w:basedOn w:val="Normal"/>
    <w:next w:val="Normal"/>
    <w:link w:val="IntenseQuoteCh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IntenseQuoteChar">
    <w:name w:val="Intense Quote Char"/>
    <w:basedOn w:val="DefaultParagraphFont"/>
    <w:link w:val="IntenseQuote"/>
    <w:uiPriority w:val="30"/>
    <w:semiHidden/>
    <w:rsid w:val="00C6554A"/>
    <w:rPr>
      <w:i/>
      <w:iCs/>
      <w:color w:val="007789" w:themeColor="accent1" w:themeShade="BF"/>
    </w:rPr>
  </w:style>
  <w:style w:type="character" w:styleId="IntenseReference">
    <w:name w:val="Intense Reference"/>
    <w:basedOn w:val="DefaultParagraphFont"/>
    <w:uiPriority w:val="32"/>
    <w:semiHidden/>
    <w:unhideWhenUsed/>
    <w:qFormat/>
    <w:rsid w:val="00C6554A"/>
    <w:rPr>
      <w:b/>
      <w:bCs/>
      <w:caps w:val="0"/>
      <w:smallCaps/>
      <w:color w:val="007789" w:themeColor="accent1" w:themeShade="BF"/>
      <w:spacing w:val="5"/>
    </w:rPr>
  </w:style>
  <w:style w:type="paragraph" w:styleId="Caption">
    <w:name w:val="caption"/>
    <w:basedOn w:val="Normal"/>
    <w:next w:val="Normal"/>
    <w:uiPriority w:val="35"/>
    <w:semiHidden/>
    <w:unhideWhenUsed/>
    <w:qFormat/>
    <w:rsid w:val="00C6554A"/>
    <w:pPr>
      <w:spacing w:before="0" w:line="240" w:lineRule="auto"/>
    </w:pPr>
    <w:rPr>
      <w:i/>
      <w:iCs/>
      <w:color w:val="4E5B6F" w:themeColor="text2"/>
      <w:szCs w:val="18"/>
    </w:rPr>
  </w:style>
  <w:style w:type="paragraph" w:styleId="BalloonText">
    <w:name w:val="Balloon Text"/>
    <w:basedOn w:val="Normal"/>
    <w:link w:val="BalloonTextChar"/>
    <w:uiPriority w:val="99"/>
    <w:semiHidden/>
    <w:unhideWhenUsed/>
    <w:rsid w:val="00C6554A"/>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rPr>
      <w:szCs w:val="20"/>
    </w:r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before="0" w:after="0" w:line="240" w:lineRule="auto"/>
    </w:pPr>
    <w:rPr>
      <w:szCs w:val="20"/>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C6554A"/>
    <w:rPr>
      <w:color w:val="007789" w:themeColor="accent1" w:themeShade="BF"/>
      <w:u w:val="single"/>
    </w:rPr>
  </w:style>
  <w:style w:type="paragraph" w:styleId="FootnoteText">
    <w:name w:val="footnote text"/>
    <w:basedOn w:val="Normal"/>
    <w:link w:val="FootnoteTextChar"/>
    <w:uiPriority w:val="99"/>
    <w:semiHidden/>
    <w:unhideWhenUsed/>
    <w:rsid w:val="00C6554A"/>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unhideWhenUsed/>
    <w:rsid w:val="00C6554A"/>
    <w:rPr>
      <w:color w:val="835D00"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semiHidden/>
    <w:rsid w:val="002554CD"/>
    <w:rPr>
      <w:rFonts w:asciiTheme="majorHAnsi" w:eastAsiaTheme="majorEastAsia" w:hAnsiTheme="majorHAnsi" w:cstheme="majorBidi"/>
      <w:i/>
      <w:iCs/>
      <w:color w:val="004F5B" w:themeColor="accent1" w:themeShade="7F"/>
    </w:rPr>
  </w:style>
  <w:style w:type="character" w:customStyle="1" w:styleId="Heading6Char">
    <w:name w:val="Heading 6 Char"/>
    <w:basedOn w:val="DefaultParagraphFont"/>
    <w:link w:val="Heading6"/>
    <w:uiPriority w:val="9"/>
    <w:semiHidden/>
    <w:rsid w:val="002554CD"/>
    <w:rPr>
      <w:rFonts w:asciiTheme="majorHAnsi" w:eastAsiaTheme="majorEastAsia" w:hAnsiTheme="majorHAnsi" w:cstheme="majorBidi"/>
      <w:color w:val="004F5B" w:themeColor="accent1" w:themeShade="7F"/>
    </w:rPr>
  </w:style>
  <w:style w:type="paragraph" w:styleId="ListParagraph">
    <w:name w:val="List Paragraph"/>
    <w:basedOn w:val="Normal"/>
    <w:uiPriority w:val="34"/>
    <w:unhideWhenUsed/>
    <w:qFormat/>
    <w:rsid w:val="00024435"/>
    <w:pPr>
      <w:ind w:left="720"/>
      <w:contextualSpacing/>
    </w:pPr>
  </w:style>
  <w:style w:type="character" w:customStyle="1" w:styleId="Heading4Char">
    <w:name w:val="Heading 4 Char"/>
    <w:basedOn w:val="DefaultParagraphFont"/>
    <w:link w:val="Heading4"/>
    <w:uiPriority w:val="9"/>
    <w:rsid w:val="00D43A62"/>
    <w:rPr>
      <w:rFonts w:ascii="Times New Roman" w:eastAsiaTheme="majorEastAsia" w:hAnsi="Times New Roman" w:cstheme="majorBidi"/>
      <w:i/>
      <w:iCs/>
      <w:color w:val="007789" w:themeColor="accent1" w:themeShade="BF"/>
      <w:sz w:val="26"/>
    </w:rPr>
  </w:style>
  <w:style w:type="character" w:customStyle="1" w:styleId="Heading5Char">
    <w:name w:val="Heading 5 Char"/>
    <w:basedOn w:val="DefaultParagraphFont"/>
    <w:link w:val="Heading5"/>
    <w:uiPriority w:val="9"/>
    <w:rsid w:val="0090019B"/>
    <w:rPr>
      <w:rFonts w:asciiTheme="majorHAnsi" w:eastAsiaTheme="majorEastAsia" w:hAnsiTheme="majorHAnsi" w:cstheme="majorBidi"/>
      <w:color w:val="007789" w:themeColor="accent1" w:themeShade="BF"/>
      <w:sz w:val="26"/>
    </w:rPr>
  </w:style>
  <w:style w:type="paragraph" w:styleId="TOCHeading">
    <w:name w:val="TOC Heading"/>
    <w:basedOn w:val="Heading1"/>
    <w:next w:val="Normal"/>
    <w:uiPriority w:val="39"/>
    <w:unhideWhenUsed/>
    <w:qFormat/>
    <w:rsid w:val="00AD166D"/>
    <w:pPr>
      <w:numPr>
        <w:numId w:val="0"/>
      </w:numPr>
      <w:spacing w:before="480" w:after="0" w:line="276" w:lineRule="auto"/>
      <w:contextualSpacing w:val="0"/>
      <w:jc w:val="left"/>
      <w:outlineLvl w:val="9"/>
    </w:pPr>
    <w:rPr>
      <w:b/>
      <w:bCs/>
      <w:sz w:val="28"/>
      <w:szCs w:val="28"/>
    </w:rPr>
  </w:style>
  <w:style w:type="paragraph" w:styleId="TOC1">
    <w:name w:val="toc 1"/>
    <w:basedOn w:val="Normal"/>
    <w:next w:val="Normal"/>
    <w:autoRedefine/>
    <w:uiPriority w:val="39"/>
    <w:unhideWhenUsed/>
    <w:rsid w:val="00E5272E"/>
    <w:pPr>
      <w:tabs>
        <w:tab w:val="right" w:leader="dot" w:pos="8630"/>
      </w:tabs>
      <w:spacing w:after="0"/>
      <w:jc w:val="left"/>
    </w:pPr>
    <w:rPr>
      <w:rFonts w:asciiTheme="minorHAnsi" w:hAnsiTheme="minorHAnsi"/>
      <w:b/>
      <w:bCs/>
      <w:sz w:val="24"/>
      <w:szCs w:val="24"/>
    </w:rPr>
  </w:style>
  <w:style w:type="paragraph" w:styleId="TOC2">
    <w:name w:val="toc 2"/>
    <w:basedOn w:val="Normal"/>
    <w:next w:val="Normal"/>
    <w:autoRedefine/>
    <w:uiPriority w:val="39"/>
    <w:unhideWhenUsed/>
    <w:rsid w:val="00AD166D"/>
    <w:pPr>
      <w:spacing w:before="0" w:after="0"/>
      <w:ind w:left="260"/>
      <w:jc w:val="left"/>
    </w:pPr>
    <w:rPr>
      <w:rFonts w:asciiTheme="minorHAnsi" w:hAnsiTheme="minorHAnsi"/>
      <w:b/>
      <w:bCs/>
      <w:sz w:val="22"/>
    </w:rPr>
  </w:style>
  <w:style w:type="paragraph" w:styleId="TOC3">
    <w:name w:val="toc 3"/>
    <w:basedOn w:val="Normal"/>
    <w:next w:val="Normal"/>
    <w:autoRedefine/>
    <w:uiPriority w:val="39"/>
    <w:unhideWhenUsed/>
    <w:rsid w:val="00AD166D"/>
    <w:pPr>
      <w:spacing w:before="0" w:after="0"/>
      <w:ind w:left="520"/>
      <w:jc w:val="left"/>
    </w:pPr>
    <w:rPr>
      <w:rFonts w:asciiTheme="minorHAnsi" w:hAnsiTheme="minorHAnsi"/>
      <w:sz w:val="22"/>
    </w:rPr>
  </w:style>
  <w:style w:type="paragraph" w:styleId="TOC4">
    <w:name w:val="toc 4"/>
    <w:basedOn w:val="Normal"/>
    <w:next w:val="Normal"/>
    <w:autoRedefine/>
    <w:uiPriority w:val="39"/>
    <w:semiHidden/>
    <w:unhideWhenUsed/>
    <w:rsid w:val="00AD166D"/>
    <w:pPr>
      <w:spacing w:before="0" w:after="0"/>
      <w:ind w:left="780"/>
      <w:jc w:val="left"/>
    </w:pPr>
    <w:rPr>
      <w:rFonts w:asciiTheme="minorHAnsi" w:hAnsiTheme="minorHAnsi"/>
      <w:sz w:val="20"/>
      <w:szCs w:val="20"/>
    </w:rPr>
  </w:style>
  <w:style w:type="paragraph" w:styleId="TOC5">
    <w:name w:val="toc 5"/>
    <w:basedOn w:val="Normal"/>
    <w:next w:val="Normal"/>
    <w:autoRedefine/>
    <w:uiPriority w:val="39"/>
    <w:semiHidden/>
    <w:unhideWhenUsed/>
    <w:rsid w:val="00AD166D"/>
    <w:pPr>
      <w:spacing w:before="0" w:after="0"/>
      <w:ind w:left="1040"/>
      <w:jc w:val="left"/>
    </w:pPr>
    <w:rPr>
      <w:rFonts w:asciiTheme="minorHAnsi" w:hAnsiTheme="minorHAnsi"/>
      <w:sz w:val="20"/>
      <w:szCs w:val="20"/>
    </w:rPr>
  </w:style>
  <w:style w:type="paragraph" w:styleId="TOC6">
    <w:name w:val="toc 6"/>
    <w:basedOn w:val="Normal"/>
    <w:next w:val="Normal"/>
    <w:autoRedefine/>
    <w:uiPriority w:val="39"/>
    <w:semiHidden/>
    <w:unhideWhenUsed/>
    <w:rsid w:val="00AD166D"/>
    <w:pPr>
      <w:spacing w:before="0" w:after="0"/>
      <w:ind w:left="1300"/>
      <w:jc w:val="left"/>
    </w:pPr>
    <w:rPr>
      <w:rFonts w:asciiTheme="minorHAnsi" w:hAnsiTheme="minorHAnsi"/>
      <w:sz w:val="20"/>
      <w:szCs w:val="20"/>
    </w:rPr>
  </w:style>
  <w:style w:type="paragraph" w:styleId="TOC7">
    <w:name w:val="toc 7"/>
    <w:basedOn w:val="Normal"/>
    <w:next w:val="Normal"/>
    <w:autoRedefine/>
    <w:uiPriority w:val="39"/>
    <w:semiHidden/>
    <w:unhideWhenUsed/>
    <w:rsid w:val="00AD166D"/>
    <w:pPr>
      <w:spacing w:before="0" w:after="0"/>
      <w:ind w:left="1560"/>
      <w:jc w:val="left"/>
    </w:pPr>
    <w:rPr>
      <w:rFonts w:asciiTheme="minorHAnsi" w:hAnsiTheme="minorHAnsi"/>
      <w:sz w:val="20"/>
      <w:szCs w:val="20"/>
    </w:rPr>
  </w:style>
  <w:style w:type="paragraph" w:styleId="TOC8">
    <w:name w:val="toc 8"/>
    <w:basedOn w:val="Normal"/>
    <w:next w:val="Normal"/>
    <w:autoRedefine/>
    <w:uiPriority w:val="39"/>
    <w:semiHidden/>
    <w:unhideWhenUsed/>
    <w:rsid w:val="00AD166D"/>
    <w:pPr>
      <w:spacing w:before="0" w:after="0"/>
      <w:ind w:left="1820"/>
      <w:jc w:val="left"/>
    </w:pPr>
    <w:rPr>
      <w:rFonts w:asciiTheme="minorHAnsi" w:hAnsiTheme="minorHAnsi"/>
      <w:sz w:val="20"/>
      <w:szCs w:val="20"/>
    </w:rPr>
  </w:style>
  <w:style w:type="paragraph" w:styleId="TOC9">
    <w:name w:val="toc 9"/>
    <w:basedOn w:val="Normal"/>
    <w:next w:val="Normal"/>
    <w:autoRedefine/>
    <w:uiPriority w:val="39"/>
    <w:semiHidden/>
    <w:unhideWhenUsed/>
    <w:rsid w:val="00AD166D"/>
    <w:pPr>
      <w:spacing w:before="0" w:after="0"/>
      <w:ind w:left="2080"/>
      <w:jc w:val="left"/>
    </w:pPr>
    <w:rPr>
      <w:rFonts w:asciiTheme="minorHAnsi" w:hAnsiTheme="minorHAnsi"/>
      <w:sz w:val="20"/>
      <w:szCs w:val="20"/>
    </w:rPr>
  </w:style>
  <w:style w:type="paragraph" w:styleId="NoSpacing">
    <w:name w:val="No Spacing"/>
    <w:link w:val="NoSpacingChar"/>
    <w:uiPriority w:val="1"/>
    <w:qFormat/>
    <w:rsid w:val="00E5272E"/>
    <w:pPr>
      <w:spacing w:before="0" w:after="0" w:line="240" w:lineRule="auto"/>
    </w:pPr>
    <w:rPr>
      <w:rFonts w:eastAsiaTheme="minorEastAsia"/>
      <w:color w:val="auto"/>
    </w:rPr>
  </w:style>
  <w:style w:type="character" w:customStyle="1" w:styleId="NoSpacingChar">
    <w:name w:val="No Spacing Char"/>
    <w:basedOn w:val="DefaultParagraphFont"/>
    <w:link w:val="NoSpacing"/>
    <w:uiPriority w:val="1"/>
    <w:rsid w:val="00E5272E"/>
    <w:rPr>
      <w:rFonts w:eastAsiaTheme="minorEastAsia"/>
      <w:color w:val="au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626705">
      <w:bodyDiv w:val="1"/>
      <w:marLeft w:val="0"/>
      <w:marRight w:val="0"/>
      <w:marTop w:val="0"/>
      <w:marBottom w:val="0"/>
      <w:divBdr>
        <w:top w:val="none" w:sz="0" w:space="0" w:color="auto"/>
        <w:left w:val="none" w:sz="0" w:space="0" w:color="auto"/>
        <w:bottom w:val="none" w:sz="0" w:space="0" w:color="auto"/>
        <w:right w:val="none" w:sz="0" w:space="0" w:color="auto"/>
      </w:divBdr>
    </w:div>
    <w:div w:id="798574244">
      <w:bodyDiv w:val="1"/>
      <w:marLeft w:val="0"/>
      <w:marRight w:val="0"/>
      <w:marTop w:val="0"/>
      <w:marBottom w:val="0"/>
      <w:divBdr>
        <w:top w:val="none" w:sz="0" w:space="0" w:color="auto"/>
        <w:left w:val="none" w:sz="0" w:space="0" w:color="auto"/>
        <w:bottom w:val="none" w:sz="0" w:space="0" w:color="auto"/>
        <w:right w:val="none" w:sz="0" w:space="0" w:color="auto"/>
      </w:divBdr>
    </w:div>
    <w:div w:id="16168616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diagramColors" Target="diagrams/colors1.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4.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image" Target="media/image19.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diagramQuickStyle" Target="diagrams/quickStyle1.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8.png"/><Relationship Id="rId38"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hyperlink" Target="https://tinhnx.000webhostapp.com/" TargetMode="External"/><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Layout" Target="diagrams/layout1.xml"/><Relationship Id="rId24" Type="http://schemas.openxmlformats.org/officeDocument/2006/relationships/image" Target="media/image10.png"/><Relationship Id="rId32" Type="http://schemas.openxmlformats.org/officeDocument/2006/relationships/hyperlink" Target="http://localhost/Nhom420/Admin/Login" TargetMode="External"/><Relationship Id="rId37" Type="http://schemas.openxmlformats.org/officeDocument/2006/relationships/image" Target="media/image22.PNG"/><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1.png"/><Relationship Id="rId10" Type="http://schemas.openxmlformats.org/officeDocument/2006/relationships/diagramData" Target="diagrams/data1.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microsoft.com/office/2007/relationships/diagramDrawing" Target="diagrams/drawing1.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0.png"/><Relationship Id="rId43" Type="http://schemas.microsoft.com/office/2011/relationships/people" Target="peop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uotien\AppData\Roaming\Microsoft\Templates\Student%20report%20with%20photo.dotx"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F7B2036-BBB6-43D6-993C-593AE81EF807}" type="doc">
      <dgm:prSet loTypeId="urn:microsoft.com/office/officeart/2011/layout/TabList" loCatId="officeonline" qsTypeId="urn:microsoft.com/office/officeart/2005/8/quickstyle/simple2" qsCatId="simple" csTypeId="urn:microsoft.com/office/officeart/2005/8/colors/accent1_2" csCatId="accent1" phldr="1"/>
      <dgm:spPr/>
      <dgm:t>
        <a:bodyPr/>
        <a:lstStyle/>
        <a:p>
          <a:endParaRPr lang="en-US"/>
        </a:p>
      </dgm:t>
    </dgm:pt>
    <dgm:pt modelId="{B46CC013-9761-45BC-AE77-CC69E75AB531}">
      <dgm:prSet phldrT="[Text]" custT="1"/>
      <dgm:spPr/>
      <dgm:t>
        <a:bodyPr/>
        <a:lstStyle/>
        <a:p>
          <a:r>
            <a:rPr lang="vi-VN" sz="1800"/>
            <a:t>Mục Lục</a:t>
          </a:r>
          <a:endParaRPr lang="en-US" sz="1800"/>
        </a:p>
      </dgm:t>
    </dgm:pt>
    <dgm:pt modelId="{ADC7B5C4-D6D3-406E-8E0C-D04E6C3469D7}" type="parTrans" cxnId="{5B0A7CC8-C499-4E2B-82B3-EBD79497A38F}">
      <dgm:prSet/>
      <dgm:spPr/>
      <dgm:t>
        <a:bodyPr/>
        <a:lstStyle/>
        <a:p>
          <a:endParaRPr lang="en-US"/>
        </a:p>
      </dgm:t>
    </dgm:pt>
    <dgm:pt modelId="{DF297BB8-A023-44B4-8BC7-33C5D01DE550}" type="sibTrans" cxnId="{5B0A7CC8-C499-4E2B-82B3-EBD79497A38F}">
      <dgm:prSet/>
      <dgm:spPr/>
      <dgm:t>
        <a:bodyPr/>
        <a:lstStyle/>
        <a:p>
          <a:endParaRPr lang="en-US"/>
        </a:p>
      </dgm:t>
    </dgm:pt>
    <dgm:pt modelId="{5E8912A6-93C4-4C08-98C1-C72C13C69D2B}" type="pres">
      <dgm:prSet presAssocID="{CF7B2036-BBB6-43D6-993C-593AE81EF807}" presName="Name0" presStyleCnt="0">
        <dgm:presLayoutVars>
          <dgm:chMax/>
          <dgm:chPref val="3"/>
          <dgm:dir/>
          <dgm:animOne val="branch"/>
          <dgm:animLvl val="lvl"/>
        </dgm:presLayoutVars>
      </dgm:prSet>
      <dgm:spPr/>
    </dgm:pt>
    <dgm:pt modelId="{1F2B0459-F422-406B-AEF3-E344E478C305}" type="pres">
      <dgm:prSet presAssocID="{B46CC013-9761-45BC-AE77-CC69E75AB531}" presName="composite" presStyleCnt="0"/>
      <dgm:spPr/>
    </dgm:pt>
    <dgm:pt modelId="{F994FC59-9588-4307-B589-FBA1D9C5FF54}" type="pres">
      <dgm:prSet presAssocID="{B46CC013-9761-45BC-AE77-CC69E75AB531}" presName="FirstChild" presStyleLbl="revTx" presStyleIdx="0" presStyleCnt="1">
        <dgm:presLayoutVars>
          <dgm:chMax val="0"/>
          <dgm:chPref val="0"/>
          <dgm:bulletEnabled val="1"/>
        </dgm:presLayoutVars>
      </dgm:prSet>
      <dgm:spPr/>
    </dgm:pt>
    <dgm:pt modelId="{A3520D48-FEC2-4473-AABF-D37808709C20}" type="pres">
      <dgm:prSet presAssocID="{B46CC013-9761-45BC-AE77-CC69E75AB531}" presName="Parent" presStyleLbl="alignNode1" presStyleIdx="0" presStyleCnt="1">
        <dgm:presLayoutVars>
          <dgm:chMax val="3"/>
          <dgm:chPref val="3"/>
          <dgm:bulletEnabled val="1"/>
        </dgm:presLayoutVars>
      </dgm:prSet>
      <dgm:spPr/>
    </dgm:pt>
    <dgm:pt modelId="{08D976D0-EE98-49FB-9B70-F51A24B1B01E}" type="pres">
      <dgm:prSet presAssocID="{B46CC013-9761-45BC-AE77-CC69E75AB531}" presName="Accent" presStyleLbl="parChTrans1D1" presStyleIdx="0" presStyleCnt="1"/>
      <dgm:spPr/>
    </dgm:pt>
  </dgm:ptLst>
  <dgm:cxnLst>
    <dgm:cxn modelId="{C63E2942-8AE0-45A9-9D39-BB396D1D830F}" type="presOf" srcId="{CF7B2036-BBB6-43D6-993C-593AE81EF807}" destId="{5E8912A6-93C4-4C08-98C1-C72C13C69D2B}" srcOrd="0" destOrd="0" presId="urn:microsoft.com/office/officeart/2011/layout/TabList"/>
    <dgm:cxn modelId="{5B0A7CC8-C499-4E2B-82B3-EBD79497A38F}" srcId="{CF7B2036-BBB6-43D6-993C-593AE81EF807}" destId="{B46CC013-9761-45BC-AE77-CC69E75AB531}" srcOrd="0" destOrd="0" parTransId="{ADC7B5C4-D6D3-406E-8E0C-D04E6C3469D7}" sibTransId="{DF297BB8-A023-44B4-8BC7-33C5D01DE550}"/>
    <dgm:cxn modelId="{872D8CCC-D341-4796-A4D1-82FBC3E1AC5C}" type="presOf" srcId="{B46CC013-9761-45BC-AE77-CC69E75AB531}" destId="{A3520D48-FEC2-4473-AABF-D37808709C20}" srcOrd="0" destOrd="0" presId="urn:microsoft.com/office/officeart/2011/layout/TabList"/>
    <dgm:cxn modelId="{AEA05D7C-0E12-453B-A9F0-AEF8B9681BEA}" type="presParOf" srcId="{5E8912A6-93C4-4C08-98C1-C72C13C69D2B}" destId="{1F2B0459-F422-406B-AEF3-E344E478C305}" srcOrd="0" destOrd="0" presId="urn:microsoft.com/office/officeart/2011/layout/TabList"/>
    <dgm:cxn modelId="{CB92AAF6-5D9A-4298-833C-AEAA9FFCEF60}" type="presParOf" srcId="{1F2B0459-F422-406B-AEF3-E344E478C305}" destId="{F994FC59-9588-4307-B589-FBA1D9C5FF54}" srcOrd="0" destOrd="0" presId="urn:microsoft.com/office/officeart/2011/layout/TabList"/>
    <dgm:cxn modelId="{15436776-FA6D-4289-A21F-1C27EAED6B26}" type="presParOf" srcId="{1F2B0459-F422-406B-AEF3-E344E478C305}" destId="{A3520D48-FEC2-4473-AABF-D37808709C20}" srcOrd="1" destOrd="0" presId="urn:microsoft.com/office/officeart/2011/layout/TabList"/>
    <dgm:cxn modelId="{B379D9B6-7D97-4C0B-B759-20CE2E834DE5}" type="presParOf" srcId="{1F2B0459-F422-406B-AEF3-E344E478C305}" destId="{08D976D0-EE98-49FB-9B70-F51A24B1B01E}" srcOrd="2" destOrd="0" presId="urn:microsoft.com/office/officeart/2011/layout/TabList"/>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8D976D0-EE98-49FB-9B70-F51A24B1B01E}">
      <dsp:nvSpPr>
        <dsp:cNvPr id="0" name=""/>
        <dsp:cNvSpPr/>
      </dsp:nvSpPr>
      <dsp:spPr>
        <a:xfrm>
          <a:off x="0" y="472312"/>
          <a:ext cx="5486400" cy="0"/>
        </a:xfrm>
        <a:prstGeom prst="line">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994FC59-9588-4307-B589-FBA1D9C5FF54}">
      <dsp:nvSpPr>
        <dsp:cNvPr id="0" name=""/>
        <dsp:cNvSpPr/>
      </dsp:nvSpPr>
      <dsp:spPr>
        <a:xfrm>
          <a:off x="1426463" y="236347"/>
          <a:ext cx="4059936" cy="235965"/>
        </a:xfrm>
        <a:prstGeom prst="rect">
          <a:avLst/>
        </a:prstGeom>
        <a:noFill/>
        <a:ln>
          <a:noFill/>
        </a:ln>
        <a:effectLst/>
      </dsp:spPr>
      <dsp:style>
        <a:lnRef idx="0">
          <a:scrgbClr r="0" g="0" b="0"/>
        </a:lnRef>
        <a:fillRef idx="0">
          <a:scrgbClr r="0" g="0" b="0"/>
        </a:fillRef>
        <a:effectRef idx="0">
          <a:scrgbClr r="0" g="0" b="0"/>
        </a:effectRef>
        <a:fontRef idx="minor"/>
      </dsp:style>
    </dsp:sp>
    <dsp:sp modelId="{A3520D48-FEC2-4473-AABF-D37808709C20}">
      <dsp:nvSpPr>
        <dsp:cNvPr id="0" name=""/>
        <dsp:cNvSpPr/>
      </dsp:nvSpPr>
      <dsp:spPr>
        <a:xfrm>
          <a:off x="0" y="236347"/>
          <a:ext cx="1426464" cy="235965"/>
        </a:xfrm>
        <a:prstGeom prst="round2SameRect">
          <a:avLst>
            <a:gd name="adj1" fmla="val 16670"/>
            <a:gd name="adj2" fmla="val 0"/>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a:outerShdw blurRad="40000" dist="20000" dir="5400000" rotWithShape="0">
            <a:srgbClr val="000000">
              <a:alpha val="38000"/>
            </a:srgbClr>
          </a:outerShdw>
        </a:effectLst>
      </dsp:spPr>
      <dsp:style>
        <a:lnRef idx="2">
          <a:scrgbClr r="0" g="0" b="0"/>
        </a:lnRef>
        <a:fillRef idx="1">
          <a:scrgbClr r="0" g="0" b="0"/>
        </a:fillRef>
        <a:effectRef idx="1">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800100">
            <a:lnSpc>
              <a:spcPct val="90000"/>
            </a:lnSpc>
            <a:spcBef>
              <a:spcPct val="0"/>
            </a:spcBef>
            <a:spcAft>
              <a:spcPct val="35000"/>
            </a:spcAft>
            <a:buNone/>
          </a:pPr>
          <a:r>
            <a:rPr lang="vi-VN" sz="1800" kern="1200"/>
            <a:t>Mục Lục</a:t>
          </a:r>
          <a:endParaRPr lang="en-US" sz="1800" kern="1200"/>
        </a:p>
      </dsp:txBody>
      <dsp:txXfrm>
        <a:off x="11521" y="247868"/>
        <a:ext cx="1403422" cy="224444"/>
      </dsp:txXfrm>
    </dsp:sp>
  </dsp:spTree>
</dsp:drawing>
</file>

<file path=word/diagrams/layout1.xml><?xml version="1.0" encoding="utf-8"?>
<dgm:layoutDef xmlns:dgm="http://schemas.openxmlformats.org/drawingml/2006/diagram" xmlns:a="http://schemas.openxmlformats.org/drawingml/2006/main" uniqueId="urn:microsoft.com/office/officeart/2011/layout/TabList">
  <dgm:title val="Tab List"/>
  <dgm:desc val="Use to show non-sequential or grouped blocks of information. Works well for lists with a small amount of Level 1 text. The first Level 2 displays next to the Level 1 text  and the remaining Level 2 text appears beneath the Level 1 text."/>
  <dgm:catLst>
    <dgm:cat type="list" pri="4500"/>
    <dgm:cat type="officeonline" pri="11000"/>
  </dgm:catLst>
  <dgm:sampData>
    <dgm:dataModel>
      <dgm:ptLst>
        <dgm:pt modelId="0" type="doc"/>
        <dgm:pt modelId="10">
          <dgm:prSet phldr="1"/>
        </dgm:pt>
        <dgm:pt modelId="11">
          <dgm:prSet phldr="1"/>
        </dgm:pt>
        <dgm:pt modelId="12">
          <dgm:prSet phldr="1"/>
        </dgm:pt>
        <dgm:pt modelId="20">
          <dgm:prSet phldr="1"/>
        </dgm:pt>
        <dgm:pt modelId="21">
          <dgm:prSet phldr="1"/>
        </dgm:pt>
        <dgm:pt modelId="22">
          <dgm:prSet phldr="1"/>
        </dgm:pt>
        <dgm:pt modelId="30">
          <dgm:prSet phldr="1"/>
        </dgm:pt>
        <dgm:pt modelId="31">
          <dgm:prSet phldr="1"/>
        </dgm:pt>
        <dgm:pt modelId="32">
          <dgm:prSet phldr="1"/>
        </dgm:pt>
      </dgm:ptLst>
      <dgm:cxnLst>
        <dgm:cxn modelId="40" srcId="0" destId="10" srcOrd="0" destOrd="0"/>
        <dgm:cxn modelId="41" srcId="10" destId="11" srcOrd="0" destOrd="0"/>
        <dgm:cxn modelId="42" srcId="10" destId="12" srcOrd="0" destOrd="0"/>
        <dgm:cxn modelId="50" srcId="0" destId="20" srcOrd="1" destOrd="0"/>
        <dgm:cxn modelId="51" srcId="20" destId="21" srcOrd="1" destOrd="0"/>
        <dgm:cxn modelId="52" srcId="20" destId="22" srcOrd="1" destOrd="0"/>
        <dgm:cxn modelId="60" srcId="0" destId="30" srcOrd="2" destOrd="0"/>
        <dgm:cxn modelId="61" srcId="30" destId="31" srcOrd="2" destOrd="0"/>
        <dgm:cxn modelId="62" srcId="30" destId="32" srcOrd="2" destOrd="0"/>
      </dgm:cxnLst>
      <dgm:bg/>
      <dgm:whole/>
    </dgm:dataModel>
  </dgm:sampData>
  <dgm:styleData>
    <dgm:dataModel>
      <dgm:ptLst>
        <dgm:pt modelId="0" type="doc"/>
        <dgm:pt modelId="10">
          <dgm:prSet phldr="1"/>
        </dgm:pt>
        <dgm:pt modelId="20">
          <dgm:prSet phldr="1"/>
        </dgm:pt>
      </dgm:ptLst>
      <dgm:cxnLst>
        <dgm:cxn modelId="30" srcId="0" destId="10" srcOrd="0" destOrd="0"/>
        <dgm:cxn modelId="4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50" srcId="0" destId="10" srcOrd="0" destOrd="0"/>
        <dgm:cxn modelId="60" srcId="0" destId="20" srcOrd="1" destOrd="0"/>
        <dgm:cxn modelId="70" srcId="0" destId="30" srcOrd="2" destOrd="0"/>
        <dgm:cxn modelId="80" srcId="0" destId="40" srcOrd="3" destOrd="0"/>
      </dgm:cxnLst>
      <dgm:bg/>
      <dgm:whole/>
    </dgm:dataModel>
  </dgm:clrData>
  <dgm:layoutNode name="Name0">
    <dgm:varLst>
      <dgm:chMax/>
      <dgm:chPref val="3"/>
      <dgm:dir/>
      <dgm:animOne val="branch"/>
      <dgm:animLvl val="lvl"/>
    </dgm:varLst>
    <dgm:alg type="lin">
      <dgm:param type="linDir" val="fromT"/>
    </dgm:alg>
    <dgm:shape xmlns:r="http://schemas.openxmlformats.org/officeDocument/2006/relationships" r:blip="">
      <dgm:adjLst/>
    </dgm:shape>
    <dgm:constrLst>
      <dgm:constr type="w" for="ch" forName="Child" refType="w"/>
      <dgm:constr type="h" for="ch" forName="Child" refType="h" fact="0.6667"/>
      <dgm:constr type="primFontSz" for="des" forName="Parent" op="equ" val="65"/>
      <dgm:constr type="primFontSz" for="des" forName="Child" op="equ" val="65"/>
      <dgm:constr type="primFontSz" for="des" forName="FirstChild" op="equ" val="65"/>
      <dgm:constr type="primFontSz" for="des" forName="Child" refType="primFontSz" refFor="des" refForName="Parent" op="lte"/>
      <dgm:constr type="primFontSz" for="des" forName="FirstChild" refType="primFontSz" refFor="des" refForName="Parent" op="lte"/>
      <dgm:constr type="primFontSz" for="des" forName="Child" refType="primFontSz" refFor="des" refForName="FirstChild" op="lte"/>
      <dgm:constr type="w" for="ch" forName="composite" refType="w"/>
      <dgm:constr type="h" for="ch" forName="composite" refType="h" fact="0.3333"/>
      <dgm:constr type="sp" refType="h" refFor="ch" refForName="composite" op="equ" fact="0.05"/>
      <dgm:constr type="h" for="ch" forName="sibTrans" refType="h" refFor="ch" refForName="composite" op="equ" fact="0.05"/>
      <dgm:constr type="w" for="ch" forName="sibTrans" refType="h" refFor="ch" refForName="sibTrans" op="equ"/>
    </dgm:constrLst>
    <dgm:forEach name="nodesForEach" axis="ch" ptType="node">
      <dgm:layoutNode name="composite">
        <dgm:alg type="composite"/>
        <dgm:shape xmlns:r="http://schemas.openxmlformats.org/officeDocument/2006/relationships" r:blip="">
          <dgm:adjLst/>
        </dgm:shape>
        <dgm:choose name="Name1">
          <dgm:if name="Name2" func="var" arg="dir" op="equ" val="norm">
            <dgm:constrLst>
              <dgm:constr type="l" for="ch" forName="Accent" refType="w" fact="0"/>
              <dgm:constr type="b" for="ch" forName="Accent" refType="h"/>
              <dgm:constr type="w" for="ch" forName="Accent" refType="w"/>
              <dgm:constr type="h" for="ch" forName="Accent" refType="h" fact="0"/>
              <dgm:constr type="l" for="ch" forName="FirstChild" refType="w" fact="0.26"/>
              <dgm:constr type="t" for="ch" forName="FirstChild" refType="h" fact="0"/>
              <dgm:constr type="w" for="ch" forName="FirstChild" refType="w" fact="0.74"/>
              <dgm:constr type="h" for="ch" forName="FirstChild" refType="h"/>
              <dgm:constr type="l" for="ch" forName="Parent" refType="w" fact="0"/>
              <dgm:constr type="t" for="ch" forName="Parent" refType="h" fact="0"/>
              <dgm:constr type="w" for="ch" forName="Parent" refType="w" fact="0.26"/>
              <dgm:constr type="h" for="ch" forName="Parent" refType="h"/>
            </dgm:constrLst>
          </dgm:if>
          <dgm:else name="Name3">
            <dgm:constrLst>
              <dgm:constr type="l" for="ch" forName="Accent" refType="w" fact="0"/>
              <dgm:constr type="b" for="ch" forName="Accent" refType="h"/>
              <dgm:constr type="w" for="ch" forName="Accent" refType="w"/>
              <dgm:constr type="h" for="ch" forName="Accent" refType="h" fact="0"/>
              <dgm:constr type="r" for="ch" forName="FirstChild" refType="w" fact="0.74"/>
              <dgm:constr type="t" for="ch" forName="FirstChild" refType="h" fact="0"/>
              <dgm:constr type="w" for="ch" forName="FirstChild" refType="w" fact="0.74"/>
              <dgm:constr type="h" for="ch" forName="FirstChild" refType="h"/>
              <dgm:constr type="r" for="ch" forName="Parent" refType="w"/>
              <dgm:constr type="t" for="ch" forName="Parent" refType="h" fact="0"/>
              <dgm:constr type="w" for="ch" forName="Parent" refType="w" fact="0.26"/>
              <dgm:constr type="h" for="ch" forName="Parent" refType="h"/>
            </dgm:constrLst>
          </dgm:else>
        </dgm:choose>
        <dgm:layoutNode name="FirstChild" styleLbl="revTx">
          <dgm:varLst>
            <dgm:chMax val="0"/>
            <dgm:chPref val="0"/>
            <dgm:bulletEnabled val="1"/>
          </dgm:varLst>
          <dgm:choose name="Name4">
            <dgm:if name="Name5" func="var" arg="dir" op="equ" val="norm">
              <dgm:alg type="tx">
                <dgm:param type="parTxLTRAlign" val="l"/>
                <dgm:param type="txAnchorVert" val="b"/>
                <dgm:param type="txAnchorVertCh" val="b"/>
                <dgm:param type="parTxRTLAlign" val="l"/>
              </dgm:alg>
            </dgm:if>
            <dgm:else name="Name6">
              <dgm:alg type="tx">
                <dgm:param type="parTxLTRAlign" val="r"/>
                <dgm:param type="shpTxLTRAlignCh" val="r"/>
                <dgm:param type="txAnchorVert" val="b"/>
                <dgm:param type="txAnchorVertCh" val="b"/>
                <dgm:param type="parTxRTLAlign" val="r"/>
              </dgm:alg>
            </dgm:else>
          </dgm:choose>
          <dgm:shape xmlns:r="http://schemas.openxmlformats.org/officeDocument/2006/relationships" type="rect" r:blip="">
            <dgm:adjLst/>
          </dgm:shape>
          <dgm:choose name="Name7">
            <dgm:if name="Name8" axis="ch" ptType="node" func="cnt" op="gte" val="1">
              <dgm:presOf axis="ch desOrSelf" ptType="node node" st="1 1" cnt="1 0"/>
            </dgm:if>
            <dgm:else name="Name9">
              <dgm:presOf/>
            </dgm:else>
          </dgm:choose>
          <dgm:constrLst>
            <dgm:constr type="lMarg" refType="primFontSz" fact="0.15"/>
            <dgm:constr type="rMarg" refType="primFontSz" fact="0.15"/>
            <dgm:constr type="tMarg" refType="primFontSz" fact="0.15"/>
            <dgm:constr type="bMarg" refType="primFontSz" fact="0.15"/>
          </dgm:constrLst>
          <dgm:ruleLst>
            <dgm:rule type="primFontSz" val="5" fact="NaN" max="NaN"/>
          </dgm:ruleLst>
        </dgm:layoutNode>
        <dgm:layoutNode name="Parent" styleLbl="alignNode1">
          <dgm:varLst>
            <dgm:chMax val="3"/>
            <dgm:chPref val="3"/>
            <dgm:bulletEnabled val="1"/>
          </dgm:varLst>
          <dgm:alg type="tx">
            <dgm:param type="shpTxLTRAlignCh" val="ctr"/>
            <dgm:param type="txAnchorVertCh" val="mid"/>
          </dgm:alg>
          <dgm:shape xmlns:r="http://schemas.openxmlformats.org/officeDocument/2006/relationships" type="round2SameRect" r:blip="">
            <dgm:adjLst>
              <dgm:adj idx="1" val="0.1667"/>
              <dgm:adj idx="2" val="0"/>
            </dgm:adjLst>
          </dgm:shape>
          <dgm:presOf axis="self" ptType="node"/>
          <dgm:constrLst>
            <dgm:constr type="lMarg" refType="primFontSz" fact="0.15"/>
            <dgm:constr type="rMarg" refType="primFontSz" fact="0.15"/>
            <dgm:constr type="tMarg" refType="primFontSz" fact="0.15"/>
            <dgm:constr type="bMarg" refType="primFontSz" fact="0.15"/>
          </dgm:constrLst>
          <dgm:ruleLst>
            <dgm:rule type="primFontSz" val="5" fact="NaN" max="NaN"/>
          </dgm:ruleLst>
        </dgm:layoutNode>
        <dgm:layoutNode name="Accent" styleLbl="parChTrans1D1">
          <dgm:alg type="sp"/>
          <dgm:shape xmlns:r="http://schemas.openxmlformats.org/officeDocument/2006/relationships" type="line" r:blip="" zOrderOff="-99999">
            <dgm:adjLst/>
          </dgm:shape>
          <dgm:presOf/>
        </dgm:layoutNode>
      </dgm:layoutNode>
      <dgm:choose name="Name10">
        <dgm:if name="Name11" axis="ch" ptType="node" st="2" cnt="1" func="cnt" op="gte" val="1">
          <dgm:layoutNode name="Child" styleLbl="revTx">
            <dgm:varLst>
              <dgm:chMax val="0"/>
              <dgm:chPref val="0"/>
              <dgm:bulletEnabled val="1"/>
            </dgm:varLst>
            <dgm:choose name="Name12">
              <dgm:if name="Name13" func="var" arg="dir" op="equ" val="norm">
                <dgm:alg type="tx">
                  <dgm:param type="stBulletLvl" val="1"/>
                  <dgm:param type="parTxLTRAlign" val="l"/>
                  <dgm:param type="parTxRTLAlign" val="l"/>
                  <dgm:param type="txAnchorVert" val="t"/>
                </dgm:alg>
              </dgm:if>
              <dgm:else name="Name14">
                <dgm:alg type="tx">
                  <dgm:param type="stBulletLvl" val="1"/>
                  <dgm:param type="parTxLTRAlign" val="r"/>
                  <dgm:param type="shpTxLTRAlignCh" val="r"/>
                  <dgm:param type="txAnchorVert" val="t"/>
                  <dgm:param type="parTxRTLAlign" val="r"/>
                </dgm:alg>
              </dgm:else>
            </dgm:choose>
            <dgm:shape xmlns:r="http://schemas.openxmlformats.org/officeDocument/2006/relationships" type="rect" r:blip="">
              <dgm:adjLst/>
            </dgm:shape>
            <dgm:presOf axis="ch desOrSelf" ptType="node node" st="2 1" cnt="0 0"/>
            <dgm:constrLst>
              <dgm:constr type="lMarg" refType="primFontSz" fact="0.15"/>
              <dgm:constr type="rMarg" refType="primFontSz" fact="0.15"/>
              <dgm:constr type="tMarg" refType="primFontSz" fact="0.15"/>
              <dgm:constr type="bMarg" refType="primFontSz" fact="0.15"/>
            </dgm:constrLst>
            <dgm:ruleLst>
              <dgm:rule type="primFontSz" val="5" fact="NaN" max="NaN"/>
            </dgm:ruleLst>
          </dgm:layoutNode>
        </dgm:if>
        <dgm:else name="Name15"/>
      </dgm:choos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A2C83CA9-E5B7-4172-BE18-54AA49A300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 report with photo.dotx</Template>
  <TotalTime>311</TotalTime>
  <Pages>19</Pages>
  <Words>1322</Words>
  <Characters>7541</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 GIA PHAT</dc:creator>
  <cp:keywords/>
  <dc:description/>
  <cp:lastModifiedBy>Duong Tien</cp:lastModifiedBy>
  <cp:revision>16</cp:revision>
  <dcterms:created xsi:type="dcterms:W3CDTF">2020-07-22T08:58:00Z</dcterms:created>
  <dcterms:modified xsi:type="dcterms:W3CDTF">2020-07-27T16:13:00Z</dcterms:modified>
</cp:coreProperties>
</file>