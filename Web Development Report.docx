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43A62">
      <w:pPr>
        <w:pStyle w:val="ListBullet"/>
        <w:numPr>
          <w:ilvl w:val="0"/>
          <w:numId w:val="0"/>
        </w:numPr>
        <w:jc w:val="center"/>
      </w:pPr>
      <w:r>
        <w:t>Students:</w:t>
      </w:r>
    </w:p>
    <w:p w14:paraId="316136ED" w14:textId="77777777" w:rsidR="004635BF" w:rsidRDefault="004635BF" w:rsidP="00D43A62">
      <w:pPr>
        <w:jc w:val="center"/>
      </w:pPr>
      <w:r>
        <w:t>Dương Tiến</w:t>
      </w:r>
    </w:p>
    <w:p w14:paraId="7984F69D" w14:textId="77777777" w:rsidR="004635BF" w:rsidRDefault="004635BF" w:rsidP="00D43A62">
      <w:pPr>
        <w:jc w:val="center"/>
      </w:pPr>
      <w:r>
        <w:t>Trần Gia Phát</w:t>
      </w:r>
    </w:p>
    <w:p w14:paraId="7CF5E10A" w14:textId="77777777" w:rsidR="004635BF" w:rsidRDefault="004635BF" w:rsidP="00D43A62">
      <w:pPr>
        <w:jc w:val="center"/>
      </w:pPr>
      <w:r>
        <w:t>Võ Thanh Phi</w:t>
      </w:r>
    </w:p>
    <w:p w14:paraId="7FC72E25" w14:textId="77777777" w:rsidR="004635BF" w:rsidRPr="00514122" w:rsidRDefault="004635BF" w:rsidP="00D43A62">
      <w:pPr>
        <w:jc w:val="center"/>
      </w:pPr>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626725D3" w:rsidR="00AD166D" w:rsidRDefault="00E5272E" w:rsidP="00D43A62">
      <w:pPr>
        <w:rPr>
          <w:shd w:val="clear" w:color="auto" w:fill="EEEEEE"/>
        </w:rPr>
      </w:pPr>
      <w:r>
        <w:rPr>
          <w:noProof/>
          <w:shd w:val="clear" w:color="auto" w:fill="EEEEEE"/>
        </w:rPr>
        <w:lastRenderedPageBreak/>
        <w:drawing>
          <wp:inline distT="0" distB="0" distL="0" distR="0" wp14:anchorId="38910803" wp14:editId="6755FA3C">
            <wp:extent cx="5486400" cy="708660"/>
            <wp:effectExtent l="3810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dt>
      <w:sdtPr>
        <w:rPr>
          <w:rFonts w:ascii="Times New Roman" w:hAnsi="Times New Roman"/>
          <w:b w:val="0"/>
          <w:bCs w:val="0"/>
          <w:sz w:val="26"/>
          <w:szCs w:val="22"/>
        </w:rPr>
        <w:id w:val="-955249124"/>
        <w:docPartObj>
          <w:docPartGallery w:val="Table of Contents"/>
          <w:docPartUnique/>
        </w:docPartObj>
      </w:sdtPr>
      <w:sdtEndPr>
        <w:rPr>
          <w:noProof/>
        </w:rPr>
      </w:sdtEndPr>
      <w:sdtContent>
        <w:p w14:paraId="1025F39A" w14:textId="487433D1" w:rsidR="003900AD" w:rsidRDefault="00AD166D">
          <w:pPr>
            <w:pStyle w:val="TOC1"/>
            <w:rPr>
              <w:rFonts w:eastAsiaTheme="minorEastAsia"/>
              <w:b w:val="0"/>
              <w:bCs w:val="0"/>
              <w:noProof/>
              <w:color w:val="auto"/>
              <w:sz w:val="22"/>
              <w:szCs w:val="22"/>
            </w:rPr>
          </w:pPr>
          <w:r>
            <w:fldChar w:fldCharType="begin"/>
          </w:r>
          <w:r>
            <w:instrText xml:space="preserve"> TOC \o "1-3" \h \z \u </w:instrText>
          </w:r>
          <w:r>
            <w:fldChar w:fldCharType="separate"/>
          </w:r>
          <w:hyperlink w:anchor="_Toc46673384" w:history="1">
            <w:r w:rsidR="003900AD" w:rsidRPr="002A6ED2">
              <w:rPr>
                <w:rStyle w:val="Hyperlink"/>
                <w:noProof/>
              </w:rPr>
              <w:t>LỜI NÓI ĐẦU,</w:t>
            </w:r>
            <w:r w:rsidR="003900AD">
              <w:rPr>
                <w:noProof/>
                <w:webHidden/>
              </w:rPr>
              <w:tab/>
            </w:r>
            <w:r w:rsidR="003900AD">
              <w:rPr>
                <w:noProof/>
                <w:webHidden/>
              </w:rPr>
              <w:fldChar w:fldCharType="begin"/>
            </w:r>
            <w:r w:rsidR="003900AD">
              <w:rPr>
                <w:noProof/>
                <w:webHidden/>
              </w:rPr>
              <w:instrText xml:space="preserve"> PAGEREF _Toc46673384 \h </w:instrText>
            </w:r>
            <w:r w:rsidR="003900AD">
              <w:rPr>
                <w:noProof/>
                <w:webHidden/>
              </w:rPr>
            </w:r>
            <w:r w:rsidR="003900AD">
              <w:rPr>
                <w:noProof/>
                <w:webHidden/>
              </w:rPr>
              <w:fldChar w:fldCharType="separate"/>
            </w:r>
            <w:r w:rsidR="003900AD">
              <w:rPr>
                <w:noProof/>
                <w:webHidden/>
              </w:rPr>
              <w:t>iv</w:t>
            </w:r>
            <w:r w:rsidR="003900AD">
              <w:rPr>
                <w:noProof/>
                <w:webHidden/>
              </w:rPr>
              <w:fldChar w:fldCharType="end"/>
            </w:r>
          </w:hyperlink>
        </w:p>
        <w:p w14:paraId="1AFF0E33" w14:textId="450FFD21" w:rsidR="003900AD" w:rsidRDefault="00F44482">
          <w:pPr>
            <w:pStyle w:val="TOC1"/>
            <w:rPr>
              <w:rFonts w:eastAsiaTheme="minorEastAsia"/>
              <w:b w:val="0"/>
              <w:bCs w:val="0"/>
              <w:noProof/>
              <w:color w:val="auto"/>
              <w:sz w:val="22"/>
              <w:szCs w:val="22"/>
            </w:rPr>
          </w:pPr>
          <w:hyperlink w:anchor="_Toc46673385" w:history="1">
            <w:r w:rsidR="003900AD" w:rsidRPr="002A6ED2">
              <w:rPr>
                <w:rStyle w:val="Hyperlink"/>
                <w:noProof/>
              </w:rPr>
              <w:t>I. Phân tích Hệ thống Website.</w:t>
            </w:r>
            <w:r w:rsidR="003900AD">
              <w:rPr>
                <w:noProof/>
                <w:webHidden/>
              </w:rPr>
              <w:tab/>
            </w:r>
            <w:r w:rsidR="003900AD">
              <w:rPr>
                <w:noProof/>
                <w:webHidden/>
              </w:rPr>
              <w:fldChar w:fldCharType="begin"/>
            </w:r>
            <w:r w:rsidR="003900AD">
              <w:rPr>
                <w:noProof/>
                <w:webHidden/>
              </w:rPr>
              <w:instrText xml:space="preserve"> PAGEREF _Toc46673385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45D0774B" w14:textId="60B9E810" w:rsidR="003900AD" w:rsidRDefault="00F44482">
          <w:pPr>
            <w:pStyle w:val="TOC2"/>
            <w:tabs>
              <w:tab w:val="right" w:leader="dot" w:pos="8630"/>
            </w:tabs>
            <w:rPr>
              <w:rFonts w:eastAsiaTheme="minorEastAsia"/>
              <w:b w:val="0"/>
              <w:bCs w:val="0"/>
              <w:noProof/>
              <w:color w:val="auto"/>
            </w:rPr>
          </w:pPr>
          <w:hyperlink w:anchor="_Toc46673386" w:history="1">
            <w:r w:rsidR="003900AD" w:rsidRPr="002A6ED2">
              <w:rPr>
                <w:rStyle w:val="Hyperlink"/>
                <w:noProof/>
              </w:rPr>
              <w:t>1. Tên Website.</w:t>
            </w:r>
            <w:r w:rsidR="003900AD">
              <w:rPr>
                <w:noProof/>
                <w:webHidden/>
              </w:rPr>
              <w:tab/>
            </w:r>
            <w:r w:rsidR="003900AD">
              <w:rPr>
                <w:noProof/>
                <w:webHidden/>
              </w:rPr>
              <w:fldChar w:fldCharType="begin"/>
            </w:r>
            <w:r w:rsidR="003900AD">
              <w:rPr>
                <w:noProof/>
                <w:webHidden/>
              </w:rPr>
              <w:instrText xml:space="preserve"> PAGEREF _Toc46673386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697D5DFF" w14:textId="004580F1" w:rsidR="003900AD" w:rsidRDefault="00F44482">
          <w:pPr>
            <w:pStyle w:val="TOC2"/>
            <w:tabs>
              <w:tab w:val="right" w:leader="dot" w:pos="8630"/>
            </w:tabs>
            <w:rPr>
              <w:rFonts w:eastAsiaTheme="minorEastAsia"/>
              <w:b w:val="0"/>
              <w:bCs w:val="0"/>
              <w:noProof/>
              <w:color w:val="auto"/>
            </w:rPr>
          </w:pPr>
          <w:hyperlink w:anchor="_Toc46673387" w:history="1">
            <w:r w:rsidR="003900AD" w:rsidRPr="002A6ED2">
              <w:rPr>
                <w:rStyle w:val="Hyperlink"/>
                <w:noProof/>
              </w:rPr>
              <w:t>2. Chức năng.</w:t>
            </w:r>
            <w:r w:rsidR="003900AD">
              <w:rPr>
                <w:noProof/>
                <w:webHidden/>
              </w:rPr>
              <w:tab/>
            </w:r>
            <w:r w:rsidR="003900AD">
              <w:rPr>
                <w:noProof/>
                <w:webHidden/>
              </w:rPr>
              <w:fldChar w:fldCharType="begin"/>
            </w:r>
            <w:r w:rsidR="003900AD">
              <w:rPr>
                <w:noProof/>
                <w:webHidden/>
              </w:rPr>
              <w:instrText xml:space="preserve"> PAGEREF _Toc46673387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098BF31B" w14:textId="4342AFCD" w:rsidR="003900AD" w:rsidRDefault="00F44482">
          <w:pPr>
            <w:pStyle w:val="TOC2"/>
            <w:tabs>
              <w:tab w:val="right" w:leader="dot" w:pos="8630"/>
            </w:tabs>
            <w:rPr>
              <w:rFonts w:eastAsiaTheme="minorEastAsia"/>
              <w:b w:val="0"/>
              <w:bCs w:val="0"/>
              <w:noProof/>
              <w:color w:val="auto"/>
            </w:rPr>
          </w:pPr>
          <w:hyperlink w:anchor="_Toc46673388" w:history="1">
            <w:r w:rsidR="003900AD" w:rsidRPr="002A6ED2">
              <w:rPr>
                <w:rStyle w:val="Hyperlink"/>
                <w:noProof/>
              </w:rPr>
              <w:t>3. Đối tượng sử dụng.</w:t>
            </w:r>
            <w:r w:rsidR="003900AD">
              <w:rPr>
                <w:noProof/>
                <w:webHidden/>
              </w:rPr>
              <w:tab/>
            </w:r>
            <w:r w:rsidR="003900AD">
              <w:rPr>
                <w:noProof/>
                <w:webHidden/>
              </w:rPr>
              <w:fldChar w:fldCharType="begin"/>
            </w:r>
            <w:r w:rsidR="003900AD">
              <w:rPr>
                <w:noProof/>
                <w:webHidden/>
              </w:rPr>
              <w:instrText xml:space="preserve"> PAGEREF _Toc46673388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58FA02C3" w14:textId="0ACB10F4" w:rsidR="003900AD" w:rsidRDefault="00F44482">
          <w:pPr>
            <w:pStyle w:val="TOC3"/>
            <w:tabs>
              <w:tab w:val="right" w:leader="dot" w:pos="8630"/>
            </w:tabs>
            <w:rPr>
              <w:rFonts w:eastAsiaTheme="minorEastAsia"/>
              <w:noProof/>
              <w:color w:val="auto"/>
            </w:rPr>
          </w:pPr>
          <w:hyperlink w:anchor="_Toc46673389" w:history="1">
            <w:r w:rsidR="003900AD" w:rsidRPr="002A6ED2">
              <w:rPr>
                <w:rStyle w:val="Hyperlink"/>
                <w:noProof/>
              </w:rPr>
              <w:t>a) Dành cho khách hàng:</w:t>
            </w:r>
            <w:r w:rsidR="003900AD">
              <w:rPr>
                <w:noProof/>
                <w:webHidden/>
              </w:rPr>
              <w:tab/>
            </w:r>
            <w:r w:rsidR="003900AD">
              <w:rPr>
                <w:noProof/>
                <w:webHidden/>
              </w:rPr>
              <w:fldChar w:fldCharType="begin"/>
            </w:r>
            <w:r w:rsidR="003900AD">
              <w:rPr>
                <w:noProof/>
                <w:webHidden/>
              </w:rPr>
              <w:instrText xml:space="preserve"> PAGEREF _Toc46673389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0A48D646" w14:textId="21290ABE" w:rsidR="003900AD" w:rsidRDefault="00F44482">
          <w:pPr>
            <w:pStyle w:val="TOC3"/>
            <w:tabs>
              <w:tab w:val="right" w:leader="dot" w:pos="8630"/>
            </w:tabs>
            <w:rPr>
              <w:rFonts w:eastAsiaTheme="minorEastAsia"/>
              <w:noProof/>
              <w:color w:val="auto"/>
            </w:rPr>
          </w:pPr>
          <w:hyperlink w:anchor="_Toc46673390" w:history="1">
            <w:r w:rsidR="003900AD" w:rsidRPr="002A6ED2">
              <w:rPr>
                <w:rStyle w:val="Hyperlink"/>
                <w:noProof/>
              </w:rPr>
              <w:t>b) Dành cho người quản trị:</w:t>
            </w:r>
            <w:r w:rsidR="003900AD">
              <w:rPr>
                <w:noProof/>
                <w:webHidden/>
              </w:rPr>
              <w:tab/>
            </w:r>
            <w:r w:rsidR="003900AD">
              <w:rPr>
                <w:noProof/>
                <w:webHidden/>
              </w:rPr>
              <w:fldChar w:fldCharType="begin"/>
            </w:r>
            <w:r w:rsidR="003900AD">
              <w:rPr>
                <w:noProof/>
                <w:webHidden/>
              </w:rPr>
              <w:instrText xml:space="preserve"> PAGEREF _Toc46673390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2750F055" w14:textId="65F4DF98" w:rsidR="003900AD" w:rsidRDefault="00F44482">
          <w:pPr>
            <w:pStyle w:val="TOC2"/>
            <w:tabs>
              <w:tab w:val="right" w:leader="dot" w:pos="8630"/>
            </w:tabs>
            <w:rPr>
              <w:rFonts w:eastAsiaTheme="minorEastAsia"/>
              <w:b w:val="0"/>
              <w:bCs w:val="0"/>
              <w:noProof/>
              <w:color w:val="auto"/>
            </w:rPr>
          </w:pPr>
          <w:hyperlink w:anchor="_Toc46673391" w:history="1">
            <w:r w:rsidR="003900AD" w:rsidRPr="002A6ED2">
              <w:rPr>
                <w:rStyle w:val="Hyperlink"/>
                <w:noProof/>
              </w:rPr>
              <w:t>4. Mô hình, kỹ thuật, các phần mềm và các hosting được sử dụng để thực hiện Website.</w:t>
            </w:r>
            <w:r w:rsidR="003900AD">
              <w:rPr>
                <w:noProof/>
                <w:webHidden/>
              </w:rPr>
              <w:tab/>
            </w:r>
            <w:r w:rsidR="003900AD">
              <w:rPr>
                <w:noProof/>
                <w:webHidden/>
              </w:rPr>
              <w:fldChar w:fldCharType="begin"/>
            </w:r>
            <w:r w:rsidR="003900AD">
              <w:rPr>
                <w:noProof/>
                <w:webHidden/>
              </w:rPr>
              <w:instrText xml:space="preserve"> PAGEREF _Toc46673391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6720A97E" w14:textId="7B9279AA" w:rsidR="003900AD" w:rsidRDefault="00F44482">
          <w:pPr>
            <w:pStyle w:val="TOC3"/>
            <w:tabs>
              <w:tab w:val="right" w:leader="dot" w:pos="8630"/>
            </w:tabs>
            <w:rPr>
              <w:rFonts w:eastAsiaTheme="minorEastAsia"/>
              <w:noProof/>
              <w:color w:val="auto"/>
            </w:rPr>
          </w:pPr>
          <w:hyperlink w:anchor="_Toc46673392" w:history="1">
            <w:r w:rsidR="003900AD" w:rsidRPr="002A6ED2">
              <w:rPr>
                <w:rStyle w:val="Hyperlink"/>
                <w:noProof/>
              </w:rPr>
              <w:t>a) Mô hình, kỹ thuật:</w:t>
            </w:r>
            <w:r w:rsidR="003900AD">
              <w:rPr>
                <w:noProof/>
                <w:webHidden/>
              </w:rPr>
              <w:tab/>
            </w:r>
            <w:r w:rsidR="003900AD">
              <w:rPr>
                <w:noProof/>
                <w:webHidden/>
              </w:rPr>
              <w:fldChar w:fldCharType="begin"/>
            </w:r>
            <w:r w:rsidR="003900AD">
              <w:rPr>
                <w:noProof/>
                <w:webHidden/>
              </w:rPr>
              <w:instrText xml:space="preserve"> PAGEREF _Toc46673392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6B1344F3" w14:textId="1DE22BD7" w:rsidR="003900AD" w:rsidRDefault="00F44482">
          <w:pPr>
            <w:pStyle w:val="TOC3"/>
            <w:tabs>
              <w:tab w:val="right" w:leader="dot" w:pos="8630"/>
            </w:tabs>
            <w:rPr>
              <w:rFonts w:eastAsiaTheme="minorEastAsia"/>
              <w:noProof/>
              <w:color w:val="auto"/>
            </w:rPr>
          </w:pPr>
          <w:hyperlink w:anchor="_Toc46673393" w:history="1">
            <w:r w:rsidR="003900AD" w:rsidRPr="002A6ED2">
              <w:rPr>
                <w:rStyle w:val="Hyperlink"/>
                <w:noProof/>
              </w:rPr>
              <w:t>b) Các phần mềm và</w:t>
            </w:r>
            <w:r w:rsidR="003900AD" w:rsidRPr="002A6ED2">
              <w:rPr>
                <w:rStyle w:val="Hyperlink"/>
                <w:noProof/>
                <w:lang w:val="vi-VN"/>
              </w:rPr>
              <w:t xml:space="preserve"> các</w:t>
            </w:r>
            <w:r w:rsidR="003900AD" w:rsidRPr="002A6ED2">
              <w:rPr>
                <w:rStyle w:val="Hyperlink"/>
                <w:noProof/>
              </w:rPr>
              <w:t xml:space="preserve"> công cụ hỗ trợ:</w:t>
            </w:r>
            <w:r w:rsidR="003900AD">
              <w:rPr>
                <w:noProof/>
                <w:webHidden/>
              </w:rPr>
              <w:tab/>
            </w:r>
            <w:r w:rsidR="003900AD">
              <w:rPr>
                <w:noProof/>
                <w:webHidden/>
              </w:rPr>
              <w:fldChar w:fldCharType="begin"/>
            </w:r>
            <w:r w:rsidR="003900AD">
              <w:rPr>
                <w:noProof/>
                <w:webHidden/>
              </w:rPr>
              <w:instrText xml:space="preserve"> PAGEREF _Toc46673393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5D4919FC" w14:textId="2F01B5C1" w:rsidR="003900AD" w:rsidRDefault="00F44482">
          <w:pPr>
            <w:pStyle w:val="TOC3"/>
            <w:tabs>
              <w:tab w:val="right" w:leader="dot" w:pos="8630"/>
            </w:tabs>
            <w:rPr>
              <w:rFonts w:eastAsiaTheme="minorEastAsia"/>
              <w:noProof/>
              <w:color w:val="auto"/>
            </w:rPr>
          </w:pPr>
          <w:hyperlink w:anchor="_Toc46673394" w:history="1">
            <w:r w:rsidR="003900AD" w:rsidRPr="002A6ED2">
              <w:rPr>
                <w:rStyle w:val="Hyperlink"/>
                <w:noProof/>
              </w:rPr>
              <w:t>c) Hosting:</w:t>
            </w:r>
            <w:r w:rsidR="003900AD">
              <w:rPr>
                <w:noProof/>
                <w:webHidden/>
              </w:rPr>
              <w:tab/>
            </w:r>
            <w:r w:rsidR="003900AD">
              <w:rPr>
                <w:noProof/>
                <w:webHidden/>
              </w:rPr>
              <w:fldChar w:fldCharType="begin"/>
            </w:r>
            <w:r w:rsidR="003900AD">
              <w:rPr>
                <w:noProof/>
                <w:webHidden/>
              </w:rPr>
              <w:instrText xml:space="preserve"> PAGEREF _Toc46673394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5876AE30" w14:textId="5F3896FB" w:rsidR="003900AD" w:rsidRDefault="00F44482">
          <w:pPr>
            <w:pStyle w:val="TOC1"/>
            <w:rPr>
              <w:rFonts w:eastAsiaTheme="minorEastAsia"/>
              <w:b w:val="0"/>
              <w:bCs w:val="0"/>
              <w:noProof/>
              <w:color w:val="auto"/>
              <w:sz w:val="22"/>
              <w:szCs w:val="22"/>
            </w:rPr>
          </w:pPr>
          <w:hyperlink w:anchor="_Toc46673395" w:history="1">
            <w:r w:rsidR="003900AD" w:rsidRPr="002A6ED2">
              <w:rPr>
                <w:rStyle w:val="Hyperlink"/>
                <w:noProof/>
              </w:rPr>
              <w:t>II. Hướng dẫn sử dụng Website.</w:t>
            </w:r>
            <w:r w:rsidR="003900AD">
              <w:rPr>
                <w:noProof/>
                <w:webHidden/>
              </w:rPr>
              <w:tab/>
            </w:r>
            <w:r w:rsidR="003900AD">
              <w:rPr>
                <w:noProof/>
                <w:webHidden/>
              </w:rPr>
              <w:fldChar w:fldCharType="begin"/>
            </w:r>
            <w:r w:rsidR="003900AD">
              <w:rPr>
                <w:noProof/>
                <w:webHidden/>
              </w:rPr>
              <w:instrText xml:space="preserve"> PAGEREF _Toc46673395 \h </w:instrText>
            </w:r>
            <w:r w:rsidR="003900AD">
              <w:rPr>
                <w:noProof/>
                <w:webHidden/>
              </w:rPr>
            </w:r>
            <w:r w:rsidR="003900AD">
              <w:rPr>
                <w:noProof/>
                <w:webHidden/>
              </w:rPr>
              <w:fldChar w:fldCharType="separate"/>
            </w:r>
            <w:r w:rsidR="003900AD">
              <w:rPr>
                <w:noProof/>
                <w:webHidden/>
              </w:rPr>
              <w:t>8</w:t>
            </w:r>
            <w:r w:rsidR="003900AD">
              <w:rPr>
                <w:noProof/>
                <w:webHidden/>
              </w:rPr>
              <w:fldChar w:fldCharType="end"/>
            </w:r>
          </w:hyperlink>
        </w:p>
        <w:p w14:paraId="5C0558E1" w14:textId="6ED9B19B" w:rsidR="003900AD" w:rsidRDefault="00F44482">
          <w:pPr>
            <w:pStyle w:val="TOC2"/>
            <w:tabs>
              <w:tab w:val="right" w:leader="dot" w:pos="8630"/>
            </w:tabs>
            <w:rPr>
              <w:rFonts w:eastAsiaTheme="minorEastAsia"/>
              <w:b w:val="0"/>
              <w:bCs w:val="0"/>
              <w:noProof/>
              <w:color w:val="auto"/>
            </w:rPr>
          </w:pPr>
          <w:hyperlink w:anchor="_Toc46673396" w:history="1">
            <w:r w:rsidR="003900AD" w:rsidRPr="002A6ED2">
              <w:rPr>
                <w:rStyle w:val="Hyperlink"/>
                <w:noProof/>
                <w:lang w:val="en-AU"/>
              </w:rPr>
              <w:t>1.</w:t>
            </w:r>
            <w:r w:rsidR="003900AD" w:rsidRPr="002A6ED2">
              <w:rPr>
                <w:rStyle w:val="Hyperlink"/>
                <w:noProof/>
              </w:rPr>
              <w:t xml:space="preserve"> </w:t>
            </w:r>
            <w:r w:rsidR="003900AD" w:rsidRPr="002A6ED2">
              <w:rPr>
                <w:rStyle w:val="Hyperlink"/>
                <w:noProof/>
                <w:lang w:val="en-AU"/>
              </w:rPr>
              <w:t>Về giao diện người dùng:</w:t>
            </w:r>
            <w:r w:rsidR="003900AD">
              <w:rPr>
                <w:noProof/>
                <w:webHidden/>
              </w:rPr>
              <w:tab/>
            </w:r>
            <w:r w:rsidR="003900AD">
              <w:rPr>
                <w:noProof/>
                <w:webHidden/>
              </w:rPr>
              <w:fldChar w:fldCharType="begin"/>
            </w:r>
            <w:r w:rsidR="003900AD">
              <w:rPr>
                <w:noProof/>
                <w:webHidden/>
              </w:rPr>
              <w:instrText xml:space="preserve"> PAGEREF _Toc46673396 \h </w:instrText>
            </w:r>
            <w:r w:rsidR="003900AD">
              <w:rPr>
                <w:noProof/>
                <w:webHidden/>
              </w:rPr>
            </w:r>
            <w:r w:rsidR="003900AD">
              <w:rPr>
                <w:noProof/>
                <w:webHidden/>
              </w:rPr>
              <w:fldChar w:fldCharType="separate"/>
            </w:r>
            <w:r w:rsidR="003900AD">
              <w:rPr>
                <w:noProof/>
                <w:webHidden/>
              </w:rPr>
              <w:t>8</w:t>
            </w:r>
            <w:r w:rsidR="003900AD">
              <w:rPr>
                <w:noProof/>
                <w:webHidden/>
              </w:rPr>
              <w:fldChar w:fldCharType="end"/>
            </w:r>
          </w:hyperlink>
        </w:p>
        <w:p w14:paraId="542F89BA" w14:textId="27564026" w:rsidR="003900AD" w:rsidRDefault="00F44482">
          <w:pPr>
            <w:pStyle w:val="TOC2"/>
            <w:tabs>
              <w:tab w:val="right" w:leader="dot" w:pos="8630"/>
            </w:tabs>
            <w:rPr>
              <w:rFonts w:eastAsiaTheme="minorEastAsia"/>
              <w:b w:val="0"/>
              <w:bCs w:val="0"/>
              <w:noProof/>
              <w:color w:val="auto"/>
            </w:rPr>
          </w:pPr>
          <w:hyperlink w:anchor="_Toc46673397" w:history="1">
            <w:r w:rsidR="003900AD" w:rsidRPr="002A6ED2">
              <w:rPr>
                <w:rStyle w:val="Hyperlink"/>
                <w:noProof/>
              </w:rPr>
              <w:t>2. Về Admin:</w:t>
            </w:r>
            <w:r w:rsidR="003900AD">
              <w:rPr>
                <w:noProof/>
                <w:webHidden/>
              </w:rPr>
              <w:tab/>
            </w:r>
            <w:r w:rsidR="003900AD">
              <w:rPr>
                <w:noProof/>
                <w:webHidden/>
              </w:rPr>
              <w:fldChar w:fldCharType="begin"/>
            </w:r>
            <w:r w:rsidR="003900AD">
              <w:rPr>
                <w:noProof/>
                <w:webHidden/>
              </w:rPr>
              <w:instrText xml:space="preserve"> PAGEREF _Toc46673397 \h </w:instrText>
            </w:r>
            <w:r w:rsidR="003900AD">
              <w:rPr>
                <w:noProof/>
                <w:webHidden/>
              </w:rPr>
            </w:r>
            <w:r w:rsidR="003900AD">
              <w:rPr>
                <w:noProof/>
                <w:webHidden/>
              </w:rPr>
              <w:fldChar w:fldCharType="separate"/>
            </w:r>
            <w:r w:rsidR="003900AD">
              <w:rPr>
                <w:noProof/>
                <w:webHidden/>
              </w:rPr>
              <w:t>15</w:t>
            </w:r>
            <w:r w:rsidR="003900AD">
              <w:rPr>
                <w:noProof/>
                <w:webHidden/>
              </w:rPr>
              <w:fldChar w:fldCharType="end"/>
            </w:r>
          </w:hyperlink>
        </w:p>
        <w:p w14:paraId="3EC3842E" w14:textId="7F9C4035" w:rsidR="003900AD" w:rsidRDefault="00F44482">
          <w:pPr>
            <w:pStyle w:val="TOC3"/>
            <w:tabs>
              <w:tab w:val="right" w:leader="dot" w:pos="8630"/>
            </w:tabs>
            <w:rPr>
              <w:rFonts w:eastAsiaTheme="minorEastAsia"/>
              <w:noProof/>
              <w:color w:val="auto"/>
            </w:rPr>
          </w:pPr>
          <w:hyperlink w:anchor="_Toc46673398" w:history="1">
            <w:r w:rsidR="003900AD" w:rsidRPr="002A6ED2">
              <w:rPr>
                <w:rStyle w:val="Hyperlink"/>
                <w:noProof/>
              </w:rPr>
              <w:t>a) Giao diện</w:t>
            </w:r>
            <w:r w:rsidR="003900AD">
              <w:rPr>
                <w:noProof/>
                <w:webHidden/>
              </w:rPr>
              <w:tab/>
            </w:r>
            <w:r w:rsidR="003900AD">
              <w:rPr>
                <w:noProof/>
                <w:webHidden/>
              </w:rPr>
              <w:fldChar w:fldCharType="begin"/>
            </w:r>
            <w:r w:rsidR="003900AD">
              <w:rPr>
                <w:noProof/>
                <w:webHidden/>
              </w:rPr>
              <w:instrText xml:space="preserve"> PAGEREF _Toc46673398 \h </w:instrText>
            </w:r>
            <w:r w:rsidR="003900AD">
              <w:rPr>
                <w:noProof/>
                <w:webHidden/>
              </w:rPr>
            </w:r>
            <w:r w:rsidR="003900AD">
              <w:rPr>
                <w:noProof/>
                <w:webHidden/>
              </w:rPr>
              <w:fldChar w:fldCharType="separate"/>
            </w:r>
            <w:r w:rsidR="003900AD">
              <w:rPr>
                <w:noProof/>
                <w:webHidden/>
              </w:rPr>
              <w:t>15</w:t>
            </w:r>
            <w:r w:rsidR="003900AD">
              <w:rPr>
                <w:noProof/>
                <w:webHidden/>
              </w:rPr>
              <w:fldChar w:fldCharType="end"/>
            </w:r>
          </w:hyperlink>
        </w:p>
        <w:p w14:paraId="6DB2A9DB" w14:textId="5A03CC1C" w:rsidR="003900AD" w:rsidRDefault="00F44482">
          <w:pPr>
            <w:pStyle w:val="TOC3"/>
            <w:tabs>
              <w:tab w:val="right" w:leader="dot" w:pos="8630"/>
            </w:tabs>
            <w:rPr>
              <w:rFonts w:eastAsiaTheme="minorEastAsia"/>
              <w:noProof/>
              <w:color w:val="auto"/>
            </w:rPr>
          </w:pPr>
          <w:hyperlink w:anchor="_Toc46673399" w:history="1">
            <w:r w:rsidR="003900AD" w:rsidRPr="002A6ED2">
              <w:rPr>
                <w:rStyle w:val="Hyperlink"/>
                <w:noProof/>
              </w:rPr>
              <w:t>b) Tính</w:t>
            </w:r>
            <w:r w:rsidR="003900AD" w:rsidRPr="002A6ED2">
              <w:rPr>
                <w:rStyle w:val="Hyperlink"/>
                <w:noProof/>
                <w:lang w:val="vi-VN"/>
              </w:rPr>
              <w:t xml:space="preserve"> năng </w:t>
            </w:r>
            <w:r w:rsidR="003900AD" w:rsidRPr="002A6ED2">
              <w:rPr>
                <w:rStyle w:val="Hyperlink"/>
                <w:noProof/>
              </w:rPr>
              <w:t>Thêm, Sửa, Xoá</w:t>
            </w:r>
            <w:r w:rsidR="003900AD">
              <w:rPr>
                <w:noProof/>
                <w:webHidden/>
              </w:rPr>
              <w:tab/>
            </w:r>
            <w:r w:rsidR="003900AD">
              <w:rPr>
                <w:noProof/>
                <w:webHidden/>
              </w:rPr>
              <w:fldChar w:fldCharType="begin"/>
            </w:r>
            <w:r w:rsidR="003900AD">
              <w:rPr>
                <w:noProof/>
                <w:webHidden/>
              </w:rPr>
              <w:instrText xml:space="preserve"> PAGEREF _Toc46673399 \h </w:instrText>
            </w:r>
            <w:r w:rsidR="003900AD">
              <w:rPr>
                <w:noProof/>
                <w:webHidden/>
              </w:rPr>
            </w:r>
            <w:r w:rsidR="003900AD">
              <w:rPr>
                <w:noProof/>
                <w:webHidden/>
              </w:rPr>
              <w:fldChar w:fldCharType="separate"/>
            </w:r>
            <w:r w:rsidR="003900AD">
              <w:rPr>
                <w:noProof/>
                <w:webHidden/>
              </w:rPr>
              <w:t>16</w:t>
            </w:r>
            <w:r w:rsidR="003900AD">
              <w:rPr>
                <w:noProof/>
                <w:webHidden/>
              </w:rPr>
              <w:fldChar w:fldCharType="end"/>
            </w:r>
          </w:hyperlink>
        </w:p>
        <w:p w14:paraId="7A2B2BE5" w14:textId="287DD72B" w:rsidR="003900AD" w:rsidRDefault="00F44482">
          <w:pPr>
            <w:pStyle w:val="TOC1"/>
            <w:rPr>
              <w:rFonts w:eastAsiaTheme="minorEastAsia"/>
              <w:b w:val="0"/>
              <w:bCs w:val="0"/>
              <w:noProof/>
              <w:color w:val="auto"/>
              <w:sz w:val="22"/>
              <w:szCs w:val="22"/>
            </w:rPr>
          </w:pPr>
          <w:hyperlink w:anchor="_Toc46673400" w:history="1">
            <w:r w:rsidR="003900AD" w:rsidRPr="002A6ED2">
              <w:rPr>
                <w:rStyle w:val="Hyperlink"/>
                <w:noProof/>
              </w:rPr>
              <w:t>III. Tổng kết đánh giá</w:t>
            </w:r>
            <w:r w:rsidR="003900AD">
              <w:rPr>
                <w:noProof/>
                <w:webHidden/>
              </w:rPr>
              <w:tab/>
            </w:r>
            <w:r w:rsidR="003900AD">
              <w:rPr>
                <w:noProof/>
                <w:webHidden/>
              </w:rPr>
              <w:fldChar w:fldCharType="begin"/>
            </w:r>
            <w:r w:rsidR="003900AD">
              <w:rPr>
                <w:noProof/>
                <w:webHidden/>
              </w:rPr>
              <w:instrText xml:space="preserve"> PAGEREF _Toc46673400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653FDB69" w14:textId="6453AD85" w:rsidR="003900AD" w:rsidRDefault="00F44482">
          <w:pPr>
            <w:pStyle w:val="TOC2"/>
            <w:tabs>
              <w:tab w:val="right" w:leader="dot" w:pos="8630"/>
            </w:tabs>
            <w:rPr>
              <w:rFonts w:eastAsiaTheme="minorEastAsia"/>
              <w:b w:val="0"/>
              <w:bCs w:val="0"/>
              <w:noProof/>
              <w:color w:val="auto"/>
            </w:rPr>
          </w:pPr>
          <w:hyperlink w:anchor="_Toc46673401" w:history="1">
            <w:r w:rsidR="003900AD" w:rsidRPr="002A6ED2">
              <w:rPr>
                <w:rStyle w:val="Hyperlink"/>
                <w:noProof/>
              </w:rPr>
              <w:t>1. Những điểm website thực hiện được:</w:t>
            </w:r>
            <w:r w:rsidR="003900AD">
              <w:rPr>
                <w:noProof/>
                <w:webHidden/>
              </w:rPr>
              <w:tab/>
            </w:r>
            <w:r w:rsidR="003900AD">
              <w:rPr>
                <w:noProof/>
                <w:webHidden/>
              </w:rPr>
              <w:fldChar w:fldCharType="begin"/>
            </w:r>
            <w:r w:rsidR="003900AD">
              <w:rPr>
                <w:noProof/>
                <w:webHidden/>
              </w:rPr>
              <w:instrText xml:space="preserve"> PAGEREF _Toc46673401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5DD148A6" w14:textId="74D7B906" w:rsidR="003900AD" w:rsidRDefault="00F44482">
          <w:pPr>
            <w:pStyle w:val="TOC3"/>
            <w:tabs>
              <w:tab w:val="right" w:leader="dot" w:pos="8630"/>
            </w:tabs>
            <w:rPr>
              <w:rFonts w:eastAsiaTheme="minorEastAsia"/>
              <w:noProof/>
              <w:color w:val="auto"/>
            </w:rPr>
          </w:pPr>
          <w:hyperlink w:anchor="_Toc46673402" w:history="1">
            <w:r w:rsidR="003900AD" w:rsidRPr="002A6ED2">
              <w:rPr>
                <w:rStyle w:val="Hyperlink"/>
                <w:noProof/>
              </w:rPr>
              <w:t>a) Về giao diện người dung:</w:t>
            </w:r>
            <w:r w:rsidR="003900AD">
              <w:rPr>
                <w:noProof/>
                <w:webHidden/>
              </w:rPr>
              <w:tab/>
            </w:r>
            <w:r w:rsidR="003900AD">
              <w:rPr>
                <w:noProof/>
                <w:webHidden/>
              </w:rPr>
              <w:fldChar w:fldCharType="begin"/>
            </w:r>
            <w:r w:rsidR="003900AD">
              <w:rPr>
                <w:noProof/>
                <w:webHidden/>
              </w:rPr>
              <w:instrText xml:space="preserve"> PAGEREF _Toc46673402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40DCEBA9" w14:textId="089A40D5" w:rsidR="003900AD" w:rsidRDefault="00F44482">
          <w:pPr>
            <w:pStyle w:val="TOC3"/>
            <w:tabs>
              <w:tab w:val="right" w:leader="dot" w:pos="8630"/>
            </w:tabs>
            <w:rPr>
              <w:rFonts w:eastAsiaTheme="minorEastAsia"/>
              <w:noProof/>
              <w:color w:val="auto"/>
            </w:rPr>
          </w:pPr>
          <w:hyperlink w:anchor="_Toc46673403" w:history="1">
            <w:r w:rsidR="003900AD" w:rsidRPr="002A6ED2">
              <w:rPr>
                <w:rStyle w:val="Hyperlink"/>
                <w:noProof/>
              </w:rPr>
              <w:t>b) Về quản trị:</w:t>
            </w:r>
            <w:r w:rsidR="003900AD">
              <w:rPr>
                <w:noProof/>
                <w:webHidden/>
              </w:rPr>
              <w:tab/>
            </w:r>
            <w:r w:rsidR="003900AD">
              <w:rPr>
                <w:noProof/>
                <w:webHidden/>
              </w:rPr>
              <w:fldChar w:fldCharType="begin"/>
            </w:r>
            <w:r w:rsidR="003900AD">
              <w:rPr>
                <w:noProof/>
                <w:webHidden/>
              </w:rPr>
              <w:instrText xml:space="preserve"> PAGEREF _Toc46673403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764986B0" w14:textId="7DCE56BC" w:rsidR="003900AD" w:rsidRDefault="00F44482">
          <w:pPr>
            <w:pStyle w:val="TOC2"/>
            <w:tabs>
              <w:tab w:val="right" w:leader="dot" w:pos="8630"/>
            </w:tabs>
            <w:rPr>
              <w:rFonts w:eastAsiaTheme="minorEastAsia"/>
              <w:b w:val="0"/>
              <w:bCs w:val="0"/>
              <w:noProof/>
              <w:color w:val="auto"/>
            </w:rPr>
          </w:pPr>
          <w:hyperlink w:anchor="_Toc46673404" w:history="1">
            <w:r w:rsidR="003900AD" w:rsidRPr="002A6ED2">
              <w:rPr>
                <w:rStyle w:val="Hyperlink"/>
                <w:noProof/>
              </w:rPr>
              <w:t>2. Những điểm chưa làm được:</w:t>
            </w:r>
            <w:r w:rsidR="003900AD">
              <w:rPr>
                <w:noProof/>
                <w:webHidden/>
              </w:rPr>
              <w:tab/>
            </w:r>
            <w:r w:rsidR="003900AD">
              <w:rPr>
                <w:noProof/>
                <w:webHidden/>
              </w:rPr>
              <w:fldChar w:fldCharType="begin"/>
            </w:r>
            <w:r w:rsidR="003900AD">
              <w:rPr>
                <w:noProof/>
                <w:webHidden/>
              </w:rPr>
              <w:instrText xml:space="preserve"> PAGEREF _Toc46673404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7DC0F509" w14:textId="59F77ADF" w:rsidR="003900AD" w:rsidRDefault="00F44482">
          <w:pPr>
            <w:pStyle w:val="TOC2"/>
            <w:tabs>
              <w:tab w:val="right" w:leader="dot" w:pos="8630"/>
            </w:tabs>
            <w:rPr>
              <w:rFonts w:eastAsiaTheme="minorEastAsia"/>
              <w:b w:val="0"/>
              <w:bCs w:val="0"/>
              <w:noProof/>
              <w:color w:val="auto"/>
            </w:rPr>
          </w:pPr>
          <w:hyperlink w:anchor="_Toc46673405" w:history="1">
            <w:r w:rsidR="003900AD" w:rsidRPr="002A6ED2">
              <w:rPr>
                <w:rStyle w:val="Hyperlink"/>
                <w:noProof/>
              </w:rPr>
              <w:t>3. Lời kết</w:t>
            </w:r>
            <w:r w:rsidR="003900AD">
              <w:rPr>
                <w:noProof/>
                <w:webHidden/>
              </w:rPr>
              <w:tab/>
            </w:r>
            <w:r w:rsidR="003900AD">
              <w:rPr>
                <w:noProof/>
                <w:webHidden/>
              </w:rPr>
              <w:fldChar w:fldCharType="begin"/>
            </w:r>
            <w:r w:rsidR="003900AD">
              <w:rPr>
                <w:noProof/>
                <w:webHidden/>
              </w:rPr>
              <w:instrText xml:space="preserve"> PAGEREF _Toc46673405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64D09C46" w14:textId="6E855812"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38F147AF" w:rsidR="00D33327" w:rsidRDefault="00D33327" w:rsidP="00E5272E">
      <w:pPr>
        <w:pStyle w:val="Heading1"/>
        <w:numPr>
          <w:ilvl w:val="0"/>
          <w:numId w:val="0"/>
        </w:numPr>
      </w:pPr>
      <w:bookmarkStart w:id="5" w:name="_Toc46673384"/>
      <w:r>
        <w:t>L</w:t>
      </w:r>
      <w:r w:rsidR="00034AE9">
        <w:t>ỜI NÓI ĐẦU,</w:t>
      </w:r>
      <w:bookmarkEnd w:id="5"/>
    </w:p>
    <w:p w14:paraId="315C1EB6" w14:textId="2F7DFB6B"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Giờ đây, m</w:t>
      </w:r>
      <w:ins w:id="6" w:author="Duong Tien" w:date="2020-07-27T23:03:00Z">
        <w:r w:rsidR="00D279CA">
          <w:t>ọi</w:t>
        </w:r>
      </w:ins>
      <w:del w:id="7" w:author="Duong Tien" w:date="2020-07-27T23:03:00Z">
        <w:r w:rsidR="00F02363" w:rsidDel="00D279CA">
          <w:delText>oị</w:delText>
        </w:r>
      </w:del>
      <w:r w:rsidR="00F02363">
        <w:t xml:space="preserve">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707525">
          <w:footerReference w:type="default" r:id="rId15"/>
          <w:pgSz w:w="12240" w:h="15840"/>
          <w:pgMar w:top="1728" w:right="1800" w:bottom="1440" w:left="1800" w:header="720" w:footer="720" w:gutter="0"/>
          <w:pgNumType w:fmt="lowerRoman" w:start="3"/>
          <w:cols w:space="720"/>
          <w:docGrid w:linePitch="360"/>
        </w:sectPr>
      </w:pPr>
      <w:r>
        <w:lastRenderedPageBreak/>
        <w:br w:type="page"/>
      </w:r>
    </w:p>
    <w:p w14:paraId="798D3FB0" w14:textId="77777777" w:rsidR="004C4274" w:rsidRDefault="006B4BF1" w:rsidP="00034AE9">
      <w:pPr>
        <w:pStyle w:val="Heading1"/>
      </w:pPr>
      <w:bookmarkStart w:id="8" w:name="_Toc46673385"/>
      <w:r>
        <w:lastRenderedPageBreak/>
        <w:t>Phân tích Hệ thống Website</w:t>
      </w:r>
      <w:r w:rsidR="00863190">
        <w:t>.</w:t>
      </w:r>
      <w:bookmarkEnd w:id="8"/>
    </w:p>
    <w:p w14:paraId="3AD12B2A" w14:textId="77777777" w:rsidR="006B4BF1" w:rsidRDefault="006B4BF1" w:rsidP="00034AE9">
      <w:pPr>
        <w:pStyle w:val="Heading2"/>
      </w:pPr>
      <w:bookmarkStart w:id="9" w:name="_Toc46673386"/>
      <w:r>
        <w:t>Tên Website</w:t>
      </w:r>
      <w:r w:rsidR="00863190">
        <w:t>.</w:t>
      </w:r>
      <w:bookmarkEnd w:id="9"/>
    </w:p>
    <w:p w14:paraId="0571B737" w14:textId="3E67E441" w:rsidR="006B4BF1" w:rsidRDefault="006B4BF1">
      <w:r>
        <w:t>“Web bán giày”</w:t>
      </w:r>
      <w:r w:rsidR="002466D3">
        <w:t>.</w:t>
      </w:r>
    </w:p>
    <w:p w14:paraId="32AC592C" w14:textId="0FC574D6" w:rsidR="00D43A62" w:rsidRPr="00D43A62" w:rsidRDefault="00D43A62">
      <w:pPr>
        <w:rPr>
          <w:lang w:val="vi-VN"/>
        </w:rPr>
      </w:pPr>
      <w:r>
        <w:t>Link</w:t>
      </w:r>
      <w:r>
        <w:rPr>
          <w:lang w:val="vi-VN"/>
        </w:rPr>
        <w:t xml:space="preserve">: </w:t>
      </w:r>
      <w:hyperlink r:id="rId16" w:history="1">
        <w:r>
          <w:rPr>
            <w:rStyle w:val="Hyperlink"/>
          </w:rPr>
          <w:t>https://tinhnx.000webhostapp.com/</w:t>
        </w:r>
      </w:hyperlink>
    </w:p>
    <w:p w14:paraId="768E5AFF" w14:textId="77777777" w:rsidR="006B4BF1" w:rsidRDefault="006B4BF1" w:rsidP="00034AE9">
      <w:pPr>
        <w:pStyle w:val="Heading2"/>
      </w:pPr>
      <w:bookmarkStart w:id="10" w:name="_Toc46673387"/>
      <w:r>
        <w:t>Chức năng</w:t>
      </w:r>
      <w:r w:rsidR="00863190">
        <w:t>.</w:t>
      </w:r>
      <w:bookmarkEnd w:id="10"/>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 xml:space="preserve">Cho phép thêm, </w:t>
      </w:r>
      <w:proofErr w:type="gramStart"/>
      <w:r>
        <w:t>xoá ,</w:t>
      </w:r>
      <w:proofErr w:type="gramEnd"/>
      <w:r>
        <w:t xml:space="preserve">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6C2E82F1" w:rsidR="006B4BF1" w:rsidRDefault="006B4BF1" w:rsidP="00024435">
      <w:pPr>
        <w:pStyle w:val="ListParagraph"/>
        <w:numPr>
          <w:ilvl w:val="0"/>
          <w:numId w:val="18"/>
        </w:numPr>
      </w:pPr>
      <w:r>
        <w:t>Hiển thị tên mặt h</w:t>
      </w:r>
      <w:r w:rsidR="00421C02">
        <w:t xml:space="preserve">àng, giá cả, số lượng đã chọn dưới </w:t>
      </w:r>
      <w:r w:rsidR="00372397">
        <w:t>dạ</w:t>
      </w:r>
      <w:r w:rsidR="00421C02">
        <w:t>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51929003" w14:textId="357C293F" w:rsidR="00D43A62" w:rsidRDefault="009411B9" w:rsidP="00D43A62">
      <w:pPr>
        <w:pStyle w:val="ListParagraph"/>
        <w:numPr>
          <w:ilvl w:val="0"/>
          <w:numId w:val="18"/>
        </w:numPr>
      </w:pPr>
      <w:r>
        <w:t>Tìm kiếm cơ bản theo tên sản phẩm.</w:t>
      </w:r>
    </w:p>
    <w:p w14:paraId="57544B44" w14:textId="77777777" w:rsidR="004944F8" w:rsidRDefault="004944F8" w:rsidP="00034AE9">
      <w:pPr>
        <w:pStyle w:val="Heading2"/>
      </w:pPr>
      <w:bookmarkStart w:id="11" w:name="_Toc46673388"/>
      <w:r>
        <w:t>Đối tượng sử dụng.</w:t>
      </w:r>
      <w:bookmarkEnd w:id="11"/>
    </w:p>
    <w:p w14:paraId="57D85408" w14:textId="403A3D91" w:rsidR="004944F8" w:rsidRDefault="00034AE9" w:rsidP="00034AE9">
      <w:pPr>
        <w:pStyle w:val="Heading3"/>
      </w:pPr>
      <w:bookmarkStart w:id="12" w:name="_Toc46673389"/>
      <w:r>
        <w:t>Dành cho k</w:t>
      </w:r>
      <w:r w:rsidR="004944F8">
        <w:t>hách hàng:</w:t>
      </w:r>
      <w:bookmarkEnd w:id="12"/>
    </w:p>
    <w:p w14:paraId="211C9911" w14:textId="78A175F7" w:rsidR="004944F8" w:rsidRDefault="004944F8" w:rsidP="004944F8">
      <w:r>
        <w:t xml:space="preserve">Khách hàng là những người có nhu cầu mua sắm </w:t>
      </w:r>
      <w:del w:id="13" w:author="Duong Tien" w:date="2020-07-27T23:04:00Z">
        <w:r w:rsidDel="00C16DD7">
          <w:delText xml:space="preserve">hang </w:delText>
        </w:r>
      </w:del>
      <w:ins w:id="14" w:author="Duong Tien" w:date="2020-07-27T23:04:00Z">
        <w:r w:rsidR="00C16DD7">
          <w:t>h</w:t>
        </w:r>
        <w:r w:rsidR="00C16DD7">
          <w:t>à</w:t>
        </w:r>
        <w:r w:rsidR="00C16DD7">
          <w:t xml:space="preserve">ng </w:t>
        </w:r>
      </w:ins>
      <w:r>
        <w:t>hoá, họ sẽ tìm kiếm các mặt hàng từ website và có thể xem trước hoặc đặt mua các sản phẩm này. Vì thế phải có các chức năng sau:</w:t>
      </w:r>
    </w:p>
    <w:p w14:paraId="6128D2B4" w14:textId="77777777" w:rsidR="006258BF" w:rsidRDefault="004944F8" w:rsidP="00C16DD7">
      <w:pPr>
        <w:pStyle w:val="ListParagraph"/>
        <w:numPr>
          <w:ilvl w:val="0"/>
          <w:numId w:val="29"/>
        </w:numPr>
        <w:pPrChange w:id="15" w:author="Duong Tien" w:date="2020-07-27T23:04:00Z">
          <w:pPr/>
        </w:pPrChange>
      </w:pPr>
      <w:r>
        <w:t>Hiển thị danh sách các mặt hàng xem, lựa chọn và mua</w:t>
      </w:r>
      <w:r w:rsidR="006258BF">
        <w:t>.</w:t>
      </w:r>
    </w:p>
    <w:p w14:paraId="76281FB3" w14:textId="77777777" w:rsidR="006258BF" w:rsidRDefault="006258BF" w:rsidP="00C16DD7">
      <w:pPr>
        <w:pStyle w:val="ListParagraph"/>
        <w:numPr>
          <w:ilvl w:val="0"/>
          <w:numId w:val="29"/>
        </w:numPr>
        <w:pPrChange w:id="16" w:author="Duong Tien" w:date="2020-07-27T23:04:00Z">
          <w:pPr/>
        </w:pPrChange>
      </w:pPr>
      <w:r>
        <w:t>Sau khi chọn có thể xem thông tin đơn hàng</w:t>
      </w:r>
      <w:r w:rsidR="00243F75">
        <w:t>.</w:t>
      </w:r>
    </w:p>
    <w:p w14:paraId="7C550DD6" w14:textId="77777777" w:rsidR="006258BF" w:rsidRDefault="006258BF" w:rsidP="00034AE9">
      <w:pPr>
        <w:pStyle w:val="Heading3"/>
      </w:pPr>
      <w:bookmarkStart w:id="17" w:name="_Toc46673390"/>
      <w:r>
        <w:lastRenderedPageBreak/>
        <w:t>Dành cho người quản trị:</w:t>
      </w:r>
      <w:bookmarkEnd w:id="17"/>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4944F8">
      <w:r>
        <w:t>Chức năng Thêm, Xoá, Sửa các mặt hàng, loại hàng.</w:t>
      </w:r>
    </w:p>
    <w:p w14:paraId="50BBF5CE" w14:textId="28B2CADE" w:rsidR="006258BF" w:rsidRDefault="00034AE9" w:rsidP="004944F8">
      <w:r>
        <w:t>Chức năng Thêm, Xoá, Sửa các tài khoản đã đăng ký.</w:t>
      </w:r>
    </w:p>
    <w:p w14:paraId="6E1D735F" w14:textId="77777777" w:rsidR="00D43A62" w:rsidRDefault="00D43A62" w:rsidP="004944F8"/>
    <w:p w14:paraId="70EAC00E" w14:textId="2446DB33" w:rsidR="00D43A62" w:rsidRPr="00D43A62" w:rsidRDefault="00863190" w:rsidP="00D43A62">
      <w:pPr>
        <w:pStyle w:val="Heading2"/>
      </w:pPr>
      <w:bookmarkStart w:id="18" w:name="_Toc46673391"/>
      <w:r>
        <w:t>Mô hình, kỹ thuật, các phần mềm và hosting được sử dụng để thực hiện Website.</w:t>
      </w:r>
      <w:bookmarkEnd w:id="18"/>
    </w:p>
    <w:p w14:paraId="68BEBFAD" w14:textId="77777777" w:rsidR="00863190" w:rsidRDefault="00863190" w:rsidP="00034AE9">
      <w:pPr>
        <w:pStyle w:val="Heading3"/>
      </w:pPr>
      <w:bookmarkStart w:id="19" w:name="_Toc46673392"/>
      <w:r>
        <w:t>Mô hình</w:t>
      </w:r>
      <w:r w:rsidR="00243F75">
        <w:t>, kỹ thuật:</w:t>
      </w:r>
      <w:bookmarkEnd w:id="19"/>
    </w:p>
    <w:p w14:paraId="78CC2CFB" w14:textId="77777777" w:rsidR="00863190" w:rsidRDefault="00243F75">
      <w:r>
        <w:t xml:space="preserve">Source code </w:t>
      </w:r>
      <w:r w:rsidR="00863190">
        <w:t xml:space="preserve">Website được quản lí dễ dàng dưới mô hình </w:t>
      </w:r>
      <w:proofErr w:type="gramStart"/>
      <w:r w:rsidR="00863190">
        <w:t>MVC(</w:t>
      </w:r>
      <w:proofErr w:type="gramEnd"/>
      <w:r w:rsidR="00863190">
        <w:t>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w:t>
      </w:r>
      <w:proofErr w:type="gramStart"/>
      <w:r w:rsidR="00243F75">
        <w:t>HTML,CSS</w:t>
      </w:r>
      <w:proofErr w:type="gramEnd"/>
      <w:r w:rsidR="00243F75">
        <w:t>).</w:t>
      </w:r>
    </w:p>
    <w:p w14:paraId="5FEF14B3" w14:textId="77777777" w:rsidR="004944F8" w:rsidRDefault="004944F8" w:rsidP="00034AE9">
      <w:pPr>
        <w:pStyle w:val="ListParagraph"/>
        <w:numPr>
          <w:ilvl w:val="0"/>
          <w:numId w:val="19"/>
        </w:numPr>
      </w:pPr>
      <w:r>
        <w:t>Controllers</w:t>
      </w:r>
      <w:r w:rsidR="00243F75">
        <w:t xml:space="preserve">: Chứa những màn hình </w:t>
      </w:r>
      <w:proofErr w:type="gramStart"/>
      <w:r w:rsidR="00243F75">
        <w:t>chính(</w:t>
      </w:r>
      <w:proofErr w:type="gramEnd"/>
      <w:r w:rsidR="00243F75">
        <w:t>Webpage) của website.</w:t>
      </w:r>
    </w:p>
    <w:p w14:paraId="71F9FF66" w14:textId="77777777" w:rsidR="008B31BE" w:rsidRDefault="008B31BE"/>
    <w:p w14:paraId="1EC7ED3C" w14:textId="186104B7" w:rsidR="004944F8" w:rsidRDefault="00243F75" w:rsidP="00034AE9">
      <w:pPr>
        <w:pStyle w:val="Heading3"/>
      </w:pPr>
      <w:bookmarkStart w:id="20" w:name="_Toc46673393"/>
      <w:r>
        <w:t>Các phần mề</w:t>
      </w:r>
      <w:r w:rsidR="000A04D0">
        <w:t>m và</w:t>
      </w:r>
      <w:r w:rsidR="00D43A62">
        <w:rPr>
          <w:lang w:val="vi-VN"/>
        </w:rPr>
        <w:t xml:space="preserve"> các</w:t>
      </w:r>
      <w:r w:rsidR="000A04D0">
        <w:t xml:space="preserve"> công cụ hỗ trợ:</w:t>
      </w:r>
      <w:bookmarkEnd w:id="20"/>
    </w:p>
    <w:p w14:paraId="76E4CFF7" w14:textId="77777777" w:rsidR="00243F75" w:rsidRDefault="00243F75" w:rsidP="00034AE9">
      <w:pPr>
        <w:pStyle w:val="ListParagraph"/>
        <w:numPr>
          <w:ilvl w:val="0"/>
          <w:numId w:val="20"/>
        </w:numPr>
        <w:spacing w:line="264" w:lineRule="auto"/>
        <w:jc w:val="left"/>
      </w:pPr>
      <w:r>
        <w:t xml:space="preserve">Visual </w:t>
      </w:r>
      <w:proofErr w:type="gramStart"/>
      <w:r>
        <w:t>Studio</w:t>
      </w:r>
      <w:r w:rsidR="00832075">
        <w:t>,Visual</w:t>
      </w:r>
      <w:proofErr w:type="gramEnd"/>
      <w:r w:rsidR="00832075">
        <w:t xml:space="preserve"> Studio Code</w:t>
      </w:r>
    </w:p>
    <w:p w14:paraId="430B2746" w14:textId="77777777" w:rsidR="00243F75" w:rsidRDefault="00243F75" w:rsidP="00034AE9">
      <w:pPr>
        <w:pStyle w:val="ListParagraph"/>
        <w:numPr>
          <w:ilvl w:val="0"/>
          <w:numId w:val="20"/>
        </w:numPr>
        <w:spacing w:line="264" w:lineRule="auto"/>
        <w:jc w:val="left"/>
      </w:pPr>
      <w:r>
        <w:t>Git</w:t>
      </w:r>
    </w:p>
    <w:p w14:paraId="30C929C9" w14:textId="3C2CDEA0" w:rsidR="00D43A62" w:rsidRDefault="00243F75" w:rsidP="00D43A62">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21" w:name="_Toc46673394"/>
      <w:r>
        <w:t>Hosting:</w:t>
      </w:r>
      <w:bookmarkEnd w:id="21"/>
    </w:p>
    <w:p w14:paraId="3A3F1D1B" w14:textId="044ADC6A" w:rsidR="008B31BE" w:rsidRDefault="008B31BE" w:rsidP="00034AE9">
      <w:pPr>
        <w:pStyle w:val="ListParagraph"/>
        <w:numPr>
          <w:ilvl w:val="0"/>
          <w:numId w:val="21"/>
        </w:numPr>
        <w:spacing w:line="264" w:lineRule="auto"/>
        <w:jc w:val="left"/>
      </w:pPr>
      <w:r>
        <w:t>Hostapp.</w:t>
      </w:r>
      <w:r w:rsidR="00D43A62">
        <w:t>com</w:t>
      </w:r>
    </w:p>
    <w:p w14:paraId="224C638F" w14:textId="77777777" w:rsidR="00243F75" w:rsidRDefault="00243F75">
      <w:pPr>
        <w:spacing w:line="264" w:lineRule="auto"/>
        <w:jc w:val="left"/>
      </w:pPr>
    </w:p>
    <w:p w14:paraId="67943B1D" w14:textId="0A730DB7" w:rsidR="004944F8" w:rsidRDefault="004944F8"/>
    <w:p w14:paraId="32238565" w14:textId="6FAE5C83" w:rsidR="00E6303E" w:rsidRDefault="002F7BFC" w:rsidP="00034AE9">
      <w:pPr>
        <w:pStyle w:val="Heading1"/>
      </w:pPr>
      <w:bookmarkStart w:id="22" w:name="_Toc46673395"/>
      <w:r>
        <w:t>Hướng dẫn sử dụng Website</w:t>
      </w:r>
      <w:r w:rsidR="00E6303E">
        <w:t>.</w:t>
      </w:r>
      <w:bookmarkEnd w:id="22"/>
    </w:p>
    <w:p w14:paraId="6C415D81" w14:textId="0F20137D" w:rsidR="00A73364" w:rsidRPr="00AD166D" w:rsidRDefault="00547EBB" w:rsidP="00AD166D">
      <w:pPr>
        <w:pStyle w:val="Heading2"/>
        <w:rPr>
          <w:lang w:val="en-AU"/>
        </w:rPr>
      </w:pPr>
      <w:bookmarkStart w:id="23" w:name="_Toc46673396"/>
      <w:r>
        <w:rPr>
          <w:noProof/>
        </w:rPr>
        <w:drawing>
          <wp:anchor distT="0" distB="0" distL="114300" distR="114300" simplePos="0" relativeHeight="251660288" behindDoc="0" locked="0" layoutInCell="1" allowOverlap="1" wp14:anchorId="1FB322F3" wp14:editId="3D2DAD63">
            <wp:simplePos x="0" y="0"/>
            <wp:positionH relativeFrom="margin">
              <wp:posOffset>57150</wp:posOffset>
            </wp:positionH>
            <wp:positionV relativeFrom="margin">
              <wp:posOffset>1810385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00A73364" w:rsidRPr="00AD166D">
        <w:rPr>
          <w:lang w:val="en-AU"/>
        </w:rPr>
        <w:t>Về giao diện người dùng:</w:t>
      </w:r>
      <w:bookmarkEnd w:id="23"/>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8"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rsidP="00D43A62">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rsidP="00772769">
      <w:pPr>
        <w:spacing w:line="264" w:lineRule="auto"/>
        <w:rPr>
          <w:lang w:val="vi-VN"/>
        </w:rPr>
        <w:pPrChange w:id="24" w:author="Duong Tien" w:date="2020-07-27T23:08:00Z">
          <w:pPr>
            <w:spacing w:line="264" w:lineRule="auto"/>
            <w:jc w:val="left"/>
          </w:pPr>
        </w:pPrChange>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3669644">
            <wp:extent cx="5025817" cy="2903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6434" cy="2909353"/>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w:t>
      </w:r>
      <w:proofErr w:type="gramStart"/>
      <w:r w:rsidR="00CC7C12">
        <w:t>X</w:t>
      </w:r>
      <w:r>
        <w:t>(</w:t>
      </w:r>
      <w:proofErr w:type="gramEnd"/>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AAE3C22">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3429" cy="2414957"/>
                    </a:xfrm>
                    <a:prstGeom prst="rect">
                      <a:avLst/>
                    </a:prstGeom>
                    <a:noFill/>
                    <a:ln>
                      <a:noFill/>
                    </a:ln>
                  </pic:spPr>
                </pic:pic>
              </a:graphicData>
            </a:graphic>
          </wp:inline>
        </w:drawing>
      </w:r>
      <w:r>
        <w:rPr>
          <w:noProof/>
        </w:rPr>
        <w:drawing>
          <wp:inline distT="0" distB="0" distL="0" distR="0" wp14:anchorId="2D766AC7" wp14:editId="25BD7708">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3446" cy="2300418"/>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lastRenderedPageBreak/>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219F7E5B" w:rsidR="00034AE9" w:rsidRDefault="00034AE9" w:rsidP="00034AE9">
      <w:pPr>
        <w:pStyle w:val="Photo"/>
      </w:pPr>
      <w:r>
        <w:t>Hay là bạn muốn hiển thị view rộng hơn?</w:t>
      </w:r>
      <w:r w:rsidR="00547EBB">
        <w:br/>
      </w:r>
    </w:p>
    <w:p w14:paraId="506A8899" w14:textId="21C75C4F" w:rsidR="00CC7C12" w:rsidRDefault="00CC7C12" w:rsidP="0084717C">
      <w:pPr>
        <w:spacing w:line="264" w:lineRule="auto"/>
        <w:rPr>
          <w:ins w:id="25" w:author="Duong Tien" w:date="2020-07-27T23:09:00Z"/>
        </w:rPr>
        <w:pPrChange w:id="26" w:author="Duong Tien" w:date="2020-07-27T23:09:00Z">
          <w:pPr>
            <w:spacing w:line="264" w:lineRule="auto"/>
            <w:jc w:val="left"/>
          </w:pPr>
        </w:pPrChange>
      </w:pPr>
      <w:r>
        <w:t>Tiếp theo để mua sản phẩm, bạn hãy click vào hình ảnh để xem chi tiết sản phẩm trước khi chọn mua.</w:t>
      </w:r>
      <w:del w:id="27" w:author="Duong Tien" w:date="2020-07-27T23:09:00Z">
        <w:r w:rsidDel="00772769">
          <w:delText xml:space="preserve"> </w:delText>
        </w:r>
        <w:r w:rsidR="00547EBB" w:rsidDel="00772769">
          <w:br/>
        </w:r>
      </w:del>
    </w:p>
    <w:p w14:paraId="782CFBF1" w14:textId="77777777" w:rsidR="00772769" w:rsidRDefault="00772769" w:rsidP="00CC7C12">
      <w:pPr>
        <w:spacing w:line="264" w:lineRule="auto"/>
        <w:jc w:val="left"/>
      </w:pP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37C0504E" w14:textId="77777777" w:rsidR="00547EBB" w:rsidRDefault="00547EBB">
      <w:pPr>
        <w:spacing w:line="264" w:lineRule="auto"/>
        <w:jc w:val="left"/>
      </w:pPr>
      <w:r>
        <w:br w:type="page"/>
      </w:r>
    </w:p>
    <w:p w14:paraId="655B487A" w14:textId="1CF32ADE" w:rsidR="00CC7C12" w:rsidRDefault="00CC7C12" w:rsidP="00CC7C12">
      <w:pPr>
        <w:spacing w:line="264" w:lineRule="auto"/>
      </w:pPr>
      <w:r>
        <w:lastRenderedPageBreak/>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498232AE" w:rsidR="00067E00" w:rsidRDefault="00B3272A" w:rsidP="0084717C">
      <w:pPr>
        <w:spacing w:line="264" w:lineRule="auto"/>
        <w:pPrChange w:id="28" w:author="Duong Tien" w:date="2020-07-27T23:09:00Z">
          <w:pPr>
            <w:spacing w:line="264" w:lineRule="auto"/>
            <w:jc w:val="left"/>
          </w:pPr>
        </w:pPrChange>
      </w:pPr>
      <w:r>
        <w:t>H</w:t>
      </w:r>
      <w:r w:rsidR="00067E00">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rsidP="0084717C">
      <w:pPr>
        <w:spacing w:line="264" w:lineRule="auto"/>
        <w:pPrChange w:id="29" w:author="Duong Tien" w:date="2020-07-27T23:09:00Z">
          <w:pPr>
            <w:spacing w:line="264" w:lineRule="auto"/>
            <w:jc w:val="left"/>
          </w:pPr>
        </w:pPrChange>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lastRenderedPageBreak/>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15F990E8" w:rsidR="00B3272A" w:rsidRDefault="00B3272A" w:rsidP="0084717C">
      <w:pPr>
        <w:spacing w:line="264" w:lineRule="auto"/>
        <w:pPrChange w:id="30" w:author="Duong Tien" w:date="2020-07-27T23:09:00Z">
          <w:pPr>
            <w:spacing w:line="264" w:lineRule="auto"/>
            <w:jc w:val="left"/>
          </w:pPr>
        </w:pPrChange>
      </w:pPr>
      <w:r>
        <w:t xml:space="preserve">Nếu bạn đã chắc rằng muốn mua sản phẩm đó, hãy click vào nút </w:t>
      </w:r>
      <w:r w:rsidR="00BC6B03">
        <w:t>checkout</w:t>
      </w:r>
      <w:r w:rsidR="00BC6B03">
        <w:rPr>
          <w:lang w:val="vi-VN"/>
        </w:rPr>
        <w:t>,</w:t>
      </w:r>
      <w:r>
        <w:t xml:space="preserve"> </w:t>
      </w:r>
      <w:r w:rsidR="00BC6B03">
        <w:t>sau</w:t>
      </w:r>
      <w:r w:rsidR="00BC6B03">
        <w:rPr>
          <w:lang w:val="vi-VN"/>
        </w:rPr>
        <w:t xml:space="preserve"> đó</w:t>
      </w:r>
      <w:r>
        <w:t xml:space="preserve"> nhập thông tin cá nhân, địa chỉ của mình</w:t>
      </w:r>
      <w:r w:rsidR="00BC6B03">
        <w:rPr>
          <w:lang w:val="vi-VN"/>
        </w:rPr>
        <w:t xml:space="preserve"> và Submit</w:t>
      </w:r>
      <w:r>
        <w:t xml:space="preserve"> để </w:t>
      </w:r>
      <w:r w:rsidR="00BC6B03">
        <w:rPr>
          <w:lang w:val="vi-VN"/>
        </w:rPr>
        <w:t>hoàn tất</w:t>
      </w:r>
      <w:r>
        <w:t xml:space="preserve"> việc mua sản phẩm.</w:t>
      </w:r>
    </w:p>
    <w:p w14:paraId="370F7767" w14:textId="01C7271A" w:rsidR="00B3272A" w:rsidRDefault="00BC6B03">
      <w:pPr>
        <w:spacing w:line="264" w:lineRule="auto"/>
        <w:jc w:val="left"/>
      </w:pPr>
      <w:r>
        <w:rPr>
          <w:noProof/>
        </w:rPr>
        <w:drawing>
          <wp:inline distT="0" distB="0" distL="0" distR="0" wp14:anchorId="7F91D4AE" wp14:editId="4F88FCFD">
            <wp:extent cx="5486400" cy="28746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ou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r w:rsidR="00B3272A">
        <w:br w:type="page"/>
      </w:r>
    </w:p>
    <w:p w14:paraId="57A8752F" w14:textId="4AD8EC85" w:rsidR="0068260E" w:rsidRDefault="00B3272A" w:rsidP="00034AE9">
      <w:pPr>
        <w:pStyle w:val="Heading2"/>
      </w:pPr>
      <w:bookmarkStart w:id="31" w:name="_Toc46673397"/>
      <w:r>
        <w:lastRenderedPageBreak/>
        <w:t>Về Admin:</w:t>
      </w:r>
      <w:bookmarkEnd w:id="31"/>
    </w:p>
    <w:p w14:paraId="6C0565EA" w14:textId="49132910" w:rsidR="00205A6C" w:rsidRDefault="00B3272A" w:rsidP="00205A6C">
      <w:pPr>
        <w:spacing w:line="264" w:lineRule="auto"/>
        <w:jc w:val="left"/>
      </w:pPr>
      <w:r>
        <w:t xml:space="preserve">Để đăng nhập vào trang quản trị admin, ta cần vào đường link </w:t>
      </w:r>
      <w:hyperlink r:id="rId32" w:history="1">
        <w:r w:rsidR="00D43A62">
          <w:rPr>
            <w:rStyle w:val="Hyperlink"/>
          </w:rPr>
          <w:t>http://localhost/Nhom420/Admin/</w:t>
        </w:r>
      </w:hyperlink>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67DD88BE" w:rsidR="00205A6C" w:rsidRDefault="00205A6C">
      <w:pPr>
        <w:spacing w:line="264" w:lineRule="auto"/>
        <w:jc w:val="left"/>
      </w:pPr>
      <w:r>
        <w:t xml:space="preserve">và sử dụng </w:t>
      </w:r>
      <w:proofErr w:type="gramStart"/>
      <w:r>
        <w:t>user:admin</w:t>
      </w:r>
      <w:proofErr w:type="gramEnd"/>
      <w:del w:id="32" w:author="Duong Tien" w:date="2020-07-27T23:10:00Z">
        <w:r w:rsidDel="0084717C">
          <w:delText xml:space="preserve"> </w:delText>
        </w:r>
      </w:del>
      <w:r>
        <w:t>,</w:t>
      </w:r>
      <w:ins w:id="33" w:author="Duong Tien" w:date="2020-07-27T23:10:00Z">
        <w:r w:rsidR="0084717C">
          <w:t xml:space="preserve"> </w:t>
        </w:r>
      </w:ins>
      <w:r>
        <w:t>Password:</w:t>
      </w:r>
      <w:ins w:id="34" w:author="Duong Tien" w:date="2020-07-27T23:10:00Z">
        <w:r w:rsidR="0084717C">
          <w:t xml:space="preserve"> </w:t>
        </w:r>
      </w:ins>
      <w:r>
        <w:t>admin để đăng nhập</w:t>
      </w:r>
    </w:p>
    <w:p w14:paraId="391FDED1" w14:textId="6207933D" w:rsidR="0068260E" w:rsidRDefault="0068260E" w:rsidP="00034AE9">
      <w:pPr>
        <w:pStyle w:val="Heading3"/>
      </w:pPr>
      <w:bookmarkStart w:id="35" w:name="_Toc46673398"/>
      <w:r>
        <w:t>Giao diện</w:t>
      </w:r>
      <w:bookmarkEnd w:id="35"/>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6CB712D4" w:rsidR="00F926D6" w:rsidRDefault="00547EBB" w:rsidP="00034AE9">
      <w:pPr>
        <w:pStyle w:val="Heading3"/>
      </w:pPr>
      <w:bookmarkStart w:id="36" w:name="_Toc46673399"/>
      <w:r>
        <w:t>Tính</w:t>
      </w:r>
      <w:r>
        <w:rPr>
          <w:lang w:val="vi-VN"/>
        </w:rPr>
        <w:t xml:space="preserve"> năng </w:t>
      </w:r>
      <w:r>
        <w:t>Thêm, Sửa, Xoá</w:t>
      </w:r>
      <w:bookmarkEnd w:id="36"/>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7D222F4A" w:rsidR="00DE79AD" w:rsidRDefault="00DE79AD" w:rsidP="00DE79AD">
      <w:pPr>
        <w:spacing w:line="264" w:lineRule="auto"/>
      </w:pPr>
      <w:r>
        <w:t>Để thêm sản phẩm click chuột vào “ADD ITEM”</w:t>
      </w:r>
      <w:del w:id="37" w:author="Duong Tien" w:date="2020-07-27T23:10:00Z">
        <w:r w:rsidR="0068260E" w:rsidDel="00787FAE">
          <w:delText xml:space="preserve"> </w:delText>
        </w:r>
      </w:del>
      <w:r w:rsidR="0068260E">
        <w:t xml:space="preserve">, và điền đầy đủ thông tin sản phẩm mà mình muốn thêm như ví dụ bên dưới và ấn </w:t>
      </w:r>
      <w:r w:rsidR="00F926D6">
        <w:t>“</w:t>
      </w:r>
      <w:r w:rsidR="0068260E">
        <w:t>Submit</w:t>
      </w:r>
      <w:r w:rsidR="00F926D6">
        <w:t>”</w:t>
      </w:r>
      <w:r w:rsidR="0068260E">
        <w:t xml:space="preserve">, sản phẩm mà bạn thêm vào sẽ được hiển thị ở giao diện Product của </w:t>
      </w:r>
      <w:proofErr w:type="gramStart"/>
      <w:r w:rsidR="0068260E">
        <w:t>Admin .</w:t>
      </w:r>
      <w:proofErr w:type="gramEnd"/>
      <w:r w:rsidR="0068260E">
        <w:t xml:space="preserve">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18A09D93" w:rsidR="00F926D6" w:rsidRDefault="00F926D6" w:rsidP="00F926D6">
      <w:pPr>
        <w:spacing w:line="264" w:lineRule="auto"/>
      </w:pPr>
      <w:r>
        <w:t>Và nếu bạn lỡ thêm nhầm sản phẩm hoặc điền sai thông tin, chỉ cần đơn giản click vào Icon “edit”</w:t>
      </w:r>
      <w:ins w:id="38" w:author="Duong Tien" w:date="2020-07-27T23:10:00Z">
        <w:r w:rsidR="00787FAE">
          <w:t xml:space="preserve"> </w:t>
        </w:r>
      </w:ins>
      <w:r>
        <w: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39" w:name="_Toc46673400"/>
      <w:r>
        <w:lastRenderedPageBreak/>
        <w:t>Tổng kết đánh giá</w:t>
      </w:r>
      <w:bookmarkEnd w:id="39"/>
    </w:p>
    <w:p w14:paraId="3F159E88" w14:textId="77777777" w:rsidR="008637C3" w:rsidRDefault="008637C3" w:rsidP="00034AE9">
      <w:pPr>
        <w:pStyle w:val="Heading2"/>
      </w:pPr>
      <w:bookmarkStart w:id="40" w:name="_Toc46673401"/>
      <w:r>
        <w:t>Những điểm website thực hiện được:</w:t>
      </w:r>
      <w:bookmarkEnd w:id="40"/>
    </w:p>
    <w:p w14:paraId="3B6F9F99" w14:textId="77777777" w:rsidR="004C4274" w:rsidRDefault="004C4274" w:rsidP="00034AE9">
      <w:pPr>
        <w:pStyle w:val="Heading3"/>
      </w:pPr>
      <w:bookmarkStart w:id="41" w:name="_Toc46673402"/>
      <w:r>
        <w:t>Về giao diện người dung:</w:t>
      </w:r>
      <w:bookmarkEnd w:id="41"/>
    </w:p>
    <w:p w14:paraId="444A8267" w14:textId="6EE41EA1" w:rsidR="008637C3" w:rsidRDefault="008637C3">
      <w:r>
        <w:t>Xem chi tiết thông tin sản phẩm thương mại và hiển thị đầy đủ các thông tin về cửa hàng</w:t>
      </w:r>
    </w:p>
    <w:p w14:paraId="40780139" w14:textId="2E6510E9" w:rsidR="009D5043" w:rsidRPr="009D5043" w:rsidRDefault="009D5043">
      <w:pPr>
        <w:rPr>
          <w:lang w:val="vi-VN"/>
        </w:rPr>
      </w:pPr>
      <w:r>
        <w:t>Đưa</w:t>
      </w:r>
      <w:r>
        <w:rPr>
          <w:lang w:val="vi-VN"/>
        </w:rPr>
        <w:t xml:space="preserve"> những sản phẩm được chọn vào giỏ hàng.</w:t>
      </w:r>
    </w:p>
    <w:p w14:paraId="797990BE" w14:textId="77777777" w:rsidR="001B09C0" w:rsidRDefault="001B09C0">
      <w:r>
        <w:t>Cho phép người dùng đăng ký tài khoản để thực hiện việc mua sắm.</w:t>
      </w:r>
    </w:p>
    <w:p w14:paraId="47B2B55F" w14:textId="77777777" w:rsidR="001B09C0" w:rsidRDefault="001B09C0">
      <w:r>
        <w:t>Kiểm tra tính hợp lệ khi đăng nhập vào hệ thống.</w:t>
      </w:r>
    </w:p>
    <w:p w14:paraId="2DE4CA2A" w14:textId="645F2240" w:rsidR="004C4274" w:rsidRDefault="004C4274">
      <w:r>
        <w:t>Có thể sử dụng trên nhiều loại thiết bị</w:t>
      </w:r>
      <w:ins w:id="42" w:author="Duong Tien" w:date="2020-07-27T23:10:00Z">
        <w:r w:rsidR="00DA3BB1">
          <w:t xml:space="preserve"> </w:t>
        </w:r>
      </w:ins>
      <w:bookmarkStart w:id="43" w:name="_GoBack"/>
      <w:bookmarkEnd w:id="43"/>
      <w:r>
        <w:t>(Laptop, Điện thoại).</w:t>
      </w:r>
    </w:p>
    <w:p w14:paraId="3D2C8021" w14:textId="77777777" w:rsidR="004C4274" w:rsidRDefault="004C4274" w:rsidP="00034AE9">
      <w:pPr>
        <w:pStyle w:val="Heading3"/>
      </w:pPr>
      <w:bookmarkStart w:id="44" w:name="_Toc46673403"/>
      <w:r>
        <w:t>Về quản trị:</w:t>
      </w:r>
      <w:bookmarkEnd w:id="44"/>
    </w:p>
    <w:p w14:paraId="6F3C47C7" w14:textId="77777777" w:rsidR="004C4274" w:rsidRDefault="004C4274">
      <w:r>
        <w:t>Có trang Dashboard dành riêng cho admin.</w:t>
      </w:r>
    </w:p>
    <w:p w14:paraId="769A9CAB" w14:textId="77777777" w:rsidR="004C4274" w:rsidRDefault="004C4274">
      <w:r>
        <w:t>Xem thông tin của User đã đăng ký.</w:t>
      </w:r>
    </w:p>
    <w:p w14:paraId="72ECF0EB" w14:textId="05895CDE" w:rsidR="00F926D6" w:rsidRPr="009D5043" w:rsidRDefault="004C4274">
      <w:pPr>
        <w:rPr>
          <w:lang w:val="vi-VN"/>
        </w:rPr>
      </w:pPr>
      <w:r>
        <w:t>Có thể Thêm, Xoá, Sử</w:t>
      </w:r>
      <w:r w:rsidR="00F926D6">
        <w:t xml:space="preserve">a </w:t>
      </w:r>
      <w:r w:rsidR="009D5043">
        <w:t>sản</w:t>
      </w:r>
      <w:r w:rsidR="009D5043">
        <w:rPr>
          <w:lang w:val="vi-VN"/>
        </w:rPr>
        <w:t xml:space="preserve"> phẩm và </w:t>
      </w:r>
      <w:r w:rsidR="00547EBB">
        <w:rPr>
          <w:lang w:val="vi-VN"/>
        </w:rPr>
        <w:t>các tài khoản của người dùng, tài khoản admin.</w:t>
      </w:r>
      <w:r w:rsidR="00F926D6">
        <w:t xml:space="preserve"> </w:t>
      </w:r>
    </w:p>
    <w:p w14:paraId="5B3B6BDD" w14:textId="77777777" w:rsidR="004C4274" w:rsidRDefault="004C4274" w:rsidP="004B5628">
      <w:pPr>
        <w:pStyle w:val="Heading2"/>
      </w:pPr>
      <w:bookmarkStart w:id="45" w:name="_Toc46673404"/>
      <w:r>
        <w:t>Những điểm chưa làm được:</w:t>
      </w:r>
      <w:bookmarkEnd w:id="45"/>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10BDEE71" w:rsidR="00AD166D" w:rsidRDefault="00AD166D" w:rsidP="00AD166D">
      <w:pPr>
        <w:pStyle w:val="Heading2"/>
      </w:pPr>
      <w:bookmarkStart w:id="46" w:name="_Toc46673405"/>
      <w:r>
        <w:t>Lời kết</w:t>
      </w:r>
      <w:bookmarkEnd w:id="46"/>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4CB8F6E2" w:rsidR="004C4274" w:rsidRPr="002466D3" w:rsidRDefault="009D5043" w:rsidP="009D5043">
      <w:pPr>
        <w:tabs>
          <w:tab w:val="center" w:leader="hyphen" w:pos="4140"/>
          <w:tab w:val="right" w:leader="hyphen" w:pos="8550"/>
        </w:tabs>
      </w:pPr>
      <w:r>
        <w:tab/>
        <w:t>Hết</w:t>
      </w:r>
      <w:r>
        <w:tab/>
      </w:r>
    </w:p>
    <w:sectPr w:rsidR="004C4274" w:rsidRPr="002466D3" w:rsidSect="00707525">
      <w:footerReference w:type="default" r:id="rId40"/>
      <w:footerReference w:type="first" r:id="rId41"/>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B0688" w14:textId="77777777" w:rsidR="00F44482" w:rsidRDefault="00F44482" w:rsidP="00C6554A">
      <w:pPr>
        <w:spacing w:before="0" w:after="0" w:line="240" w:lineRule="auto"/>
      </w:pPr>
      <w:r>
        <w:separator/>
      </w:r>
    </w:p>
  </w:endnote>
  <w:endnote w:type="continuationSeparator" w:id="0">
    <w:p w14:paraId="2FB1BD7D" w14:textId="77777777" w:rsidR="00F44482" w:rsidRDefault="00F4448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961891"/>
      <w:docPartObj>
        <w:docPartGallery w:val="Page Numbers (Bottom of Page)"/>
        <w:docPartUnique/>
      </w:docPartObj>
    </w:sdtPr>
    <w:sdtEndPr>
      <w:rPr>
        <w:noProof/>
      </w:rPr>
    </w:sdtEndPr>
    <w:sdtContent>
      <w:p w14:paraId="4CAC501F" w14:textId="61460B9A" w:rsidR="00707525" w:rsidRDefault="00F44482">
        <w:pPr>
          <w:pStyle w:val="Footer"/>
        </w:pPr>
      </w:p>
    </w:sdtContent>
  </w:sdt>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D13FA" w14:textId="77777777" w:rsidR="00F44482" w:rsidRDefault="00F44482" w:rsidP="00C6554A">
      <w:pPr>
        <w:spacing w:before="0" w:after="0" w:line="240" w:lineRule="auto"/>
      </w:pPr>
      <w:r>
        <w:separator/>
      </w:r>
    </w:p>
  </w:footnote>
  <w:footnote w:type="continuationSeparator" w:id="0">
    <w:p w14:paraId="74739965" w14:textId="77777777" w:rsidR="00F44482" w:rsidRDefault="00F4448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1CF0"/>
    <w:multiLevelType w:val="hybridMultilevel"/>
    <w:tmpl w:val="C044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A053CE"/>
    <w:multiLevelType w:val="hybridMultilevel"/>
    <w:tmpl w:val="B894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4"/>
  </w:num>
  <w:num w:numId="18">
    <w:abstractNumId w:val="20"/>
  </w:num>
  <w:num w:numId="19">
    <w:abstractNumId w:val="11"/>
  </w:num>
  <w:num w:numId="20">
    <w:abstractNumId w:val="19"/>
  </w:num>
  <w:num w:numId="21">
    <w:abstractNumId w:val="23"/>
  </w:num>
  <w:num w:numId="22">
    <w:abstractNumId w:val="15"/>
  </w:num>
  <w:num w:numId="23">
    <w:abstractNumId w:val="22"/>
  </w:num>
  <w:num w:numId="24">
    <w:abstractNumId w:val="12"/>
  </w:num>
  <w:num w:numId="25">
    <w:abstractNumId w:val="14"/>
  </w:num>
  <w:num w:numId="26">
    <w:abstractNumId w:val="14"/>
  </w:num>
  <w:num w:numId="27">
    <w:abstractNumId w:val="1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ong Tien">
    <w15:presenceInfo w15:providerId="AD" w15:userId="S::4401104193@student.hcmue.edu.vn::86440182-a73d-4719-9865-b74cb8d52a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24435"/>
    <w:rsid w:val="00034AE9"/>
    <w:rsid w:val="00067E00"/>
    <w:rsid w:val="000A04D0"/>
    <w:rsid w:val="000B7410"/>
    <w:rsid w:val="000F69D1"/>
    <w:rsid w:val="001B09C0"/>
    <w:rsid w:val="00205A6C"/>
    <w:rsid w:val="00243F75"/>
    <w:rsid w:val="002466D3"/>
    <w:rsid w:val="002554CD"/>
    <w:rsid w:val="00293B83"/>
    <w:rsid w:val="002B4294"/>
    <w:rsid w:val="002F702E"/>
    <w:rsid w:val="002F7BFC"/>
    <w:rsid w:val="00330528"/>
    <w:rsid w:val="00333D0D"/>
    <w:rsid w:val="003650A7"/>
    <w:rsid w:val="00372397"/>
    <w:rsid w:val="00380F2D"/>
    <w:rsid w:val="003900AD"/>
    <w:rsid w:val="00411F90"/>
    <w:rsid w:val="00421C02"/>
    <w:rsid w:val="004635BF"/>
    <w:rsid w:val="004944F8"/>
    <w:rsid w:val="004B3830"/>
    <w:rsid w:val="004B5628"/>
    <w:rsid w:val="004C049F"/>
    <w:rsid w:val="004C4274"/>
    <w:rsid w:val="005000E2"/>
    <w:rsid w:val="00547EBB"/>
    <w:rsid w:val="00554450"/>
    <w:rsid w:val="005D336F"/>
    <w:rsid w:val="005D730F"/>
    <w:rsid w:val="0060244E"/>
    <w:rsid w:val="0061015C"/>
    <w:rsid w:val="006151A8"/>
    <w:rsid w:val="00624152"/>
    <w:rsid w:val="006258BF"/>
    <w:rsid w:val="0063147C"/>
    <w:rsid w:val="0068260E"/>
    <w:rsid w:val="00682E48"/>
    <w:rsid w:val="006A3CE7"/>
    <w:rsid w:val="006B4BF1"/>
    <w:rsid w:val="00707525"/>
    <w:rsid w:val="00765571"/>
    <w:rsid w:val="00772769"/>
    <w:rsid w:val="00787FAE"/>
    <w:rsid w:val="00832075"/>
    <w:rsid w:val="0084717C"/>
    <w:rsid w:val="00863190"/>
    <w:rsid w:val="008637C3"/>
    <w:rsid w:val="00894D00"/>
    <w:rsid w:val="008B31BE"/>
    <w:rsid w:val="008C2BC0"/>
    <w:rsid w:val="0090019B"/>
    <w:rsid w:val="00901171"/>
    <w:rsid w:val="009102E6"/>
    <w:rsid w:val="00911BD5"/>
    <w:rsid w:val="009411B9"/>
    <w:rsid w:val="009825AF"/>
    <w:rsid w:val="00986A28"/>
    <w:rsid w:val="009D5043"/>
    <w:rsid w:val="00A73364"/>
    <w:rsid w:val="00A87BBD"/>
    <w:rsid w:val="00AD166D"/>
    <w:rsid w:val="00AF243E"/>
    <w:rsid w:val="00B3272A"/>
    <w:rsid w:val="00B95998"/>
    <w:rsid w:val="00BC6B03"/>
    <w:rsid w:val="00C16DD7"/>
    <w:rsid w:val="00C6554A"/>
    <w:rsid w:val="00C8252E"/>
    <w:rsid w:val="00CC7C12"/>
    <w:rsid w:val="00D279CA"/>
    <w:rsid w:val="00D33327"/>
    <w:rsid w:val="00D43A62"/>
    <w:rsid w:val="00D64CF5"/>
    <w:rsid w:val="00DA3BB1"/>
    <w:rsid w:val="00DB756F"/>
    <w:rsid w:val="00DE79AD"/>
    <w:rsid w:val="00E44A96"/>
    <w:rsid w:val="00E46981"/>
    <w:rsid w:val="00E5272E"/>
    <w:rsid w:val="00E56D08"/>
    <w:rsid w:val="00E6303E"/>
    <w:rsid w:val="00ED7C44"/>
    <w:rsid w:val="00F02363"/>
    <w:rsid w:val="00F37BA0"/>
    <w:rsid w:val="00F44482"/>
    <w:rsid w:val="00F47B99"/>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43A62"/>
    <w:pPr>
      <w:keepNext/>
      <w:keepLines/>
      <w:numPr>
        <w:numId w:val="26"/>
      </w:numPr>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D43A62"/>
    <w:pPr>
      <w:keepNext/>
      <w:keepLines/>
      <w:numPr>
        <w:ilvl w:val="1"/>
        <w:numId w:val="26"/>
      </w:numPr>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D43A62"/>
    <w:pPr>
      <w:keepNext/>
      <w:keepLines/>
      <w:numPr>
        <w:ilvl w:val="2"/>
        <w:numId w:val="26"/>
      </w:numPr>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43A62"/>
    <w:pPr>
      <w:keepNext/>
      <w:keepLines/>
      <w:numPr>
        <w:ilvl w:val="3"/>
        <w:numId w:val="26"/>
      </w:numPr>
      <w:spacing w:before="40" w:after="0"/>
      <w:outlineLvl w:val="3"/>
    </w:pPr>
    <w:rPr>
      <w:rFonts w:eastAsiaTheme="majorEastAsia"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A62"/>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D43A62"/>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D43A62"/>
    <w:rPr>
      <w:rFonts w:ascii="Times New Roman" w:eastAsiaTheme="majorEastAsia" w:hAnsi="Times New Roman"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D43A62"/>
    <w:rPr>
      <w:rFonts w:ascii="Times New Roman" w:eastAsiaTheme="majorEastAsia" w:hAnsi="Times New Roman"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E5272E"/>
    <w:pPr>
      <w:tabs>
        <w:tab w:val="right" w:leader="dot" w:pos="8630"/>
      </w:tabs>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 w:type="paragraph" w:styleId="NoSpacing">
    <w:name w:val="No Spacing"/>
    <w:link w:val="NoSpacingChar"/>
    <w:uiPriority w:val="1"/>
    <w:qFormat/>
    <w:rsid w:val="00E5272E"/>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5272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inhnx.000webhostapp.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localhost/Nhom420/Admin/Login" TargetMode="External"/><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B2036-BBB6-43D6-993C-593AE81EF807}" type="doc">
      <dgm:prSet loTypeId="urn:microsoft.com/office/officeart/2011/layout/TabList" loCatId="officeonline" qsTypeId="urn:microsoft.com/office/officeart/2005/8/quickstyle/simple2" qsCatId="simple" csTypeId="urn:microsoft.com/office/officeart/2005/8/colors/accent1_2" csCatId="accent1" phldr="1"/>
      <dgm:spPr/>
      <dgm:t>
        <a:bodyPr/>
        <a:lstStyle/>
        <a:p>
          <a:endParaRPr lang="en-US"/>
        </a:p>
      </dgm:t>
    </dgm:pt>
    <dgm:pt modelId="{B46CC013-9761-45BC-AE77-CC69E75AB531}">
      <dgm:prSet phldrT="[Text]" custT="1"/>
      <dgm:spPr/>
      <dgm:t>
        <a:bodyPr/>
        <a:lstStyle/>
        <a:p>
          <a:r>
            <a:rPr lang="vi-VN" sz="1800"/>
            <a:t>Mục Lục</a:t>
          </a:r>
          <a:endParaRPr lang="en-US" sz="1800"/>
        </a:p>
      </dgm:t>
    </dgm:pt>
    <dgm:pt modelId="{ADC7B5C4-D6D3-406E-8E0C-D04E6C3469D7}" type="parTrans" cxnId="{5B0A7CC8-C499-4E2B-82B3-EBD79497A38F}">
      <dgm:prSet/>
      <dgm:spPr/>
      <dgm:t>
        <a:bodyPr/>
        <a:lstStyle/>
        <a:p>
          <a:endParaRPr lang="en-US"/>
        </a:p>
      </dgm:t>
    </dgm:pt>
    <dgm:pt modelId="{DF297BB8-A023-44B4-8BC7-33C5D01DE550}" type="sibTrans" cxnId="{5B0A7CC8-C499-4E2B-82B3-EBD79497A38F}">
      <dgm:prSet/>
      <dgm:spPr/>
      <dgm:t>
        <a:bodyPr/>
        <a:lstStyle/>
        <a:p>
          <a:endParaRPr lang="en-US"/>
        </a:p>
      </dgm:t>
    </dgm:pt>
    <dgm:pt modelId="{5E8912A6-93C4-4C08-98C1-C72C13C69D2B}" type="pres">
      <dgm:prSet presAssocID="{CF7B2036-BBB6-43D6-993C-593AE81EF807}" presName="Name0" presStyleCnt="0">
        <dgm:presLayoutVars>
          <dgm:chMax/>
          <dgm:chPref val="3"/>
          <dgm:dir/>
          <dgm:animOne val="branch"/>
          <dgm:animLvl val="lvl"/>
        </dgm:presLayoutVars>
      </dgm:prSet>
      <dgm:spPr/>
    </dgm:pt>
    <dgm:pt modelId="{1F2B0459-F422-406B-AEF3-E344E478C305}" type="pres">
      <dgm:prSet presAssocID="{B46CC013-9761-45BC-AE77-CC69E75AB531}" presName="composite" presStyleCnt="0"/>
      <dgm:spPr/>
    </dgm:pt>
    <dgm:pt modelId="{F994FC59-9588-4307-B589-FBA1D9C5FF54}" type="pres">
      <dgm:prSet presAssocID="{B46CC013-9761-45BC-AE77-CC69E75AB531}" presName="FirstChild" presStyleLbl="revTx" presStyleIdx="0" presStyleCnt="1">
        <dgm:presLayoutVars>
          <dgm:chMax val="0"/>
          <dgm:chPref val="0"/>
          <dgm:bulletEnabled val="1"/>
        </dgm:presLayoutVars>
      </dgm:prSet>
      <dgm:spPr/>
    </dgm:pt>
    <dgm:pt modelId="{A3520D48-FEC2-4473-AABF-D37808709C20}" type="pres">
      <dgm:prSet presAssocID="{B46CC013-9761-45BC-AE77-CC69E75AB531}" presName="Parent" presStyleLbl="alignNode1" presStyleIdx="0" presStyleCnt="1">
        <dgm:presLayoutVars>
          <dgm:chMax val="3"/>
          <dgm:chPref val="3"/>
          <dgm:bulletEnabled val="1"/>
        </dgm:presLayoutVars>
      </dgm:prSet>
      <dgm:spPr/>
    </dgm:pt>
    <dgm:pt modelId="{08D976D0-EE98-49FB-9B70-F51A24B1B01E}" type="pres">
      <dgm:prSet presAssocID="{B46CC013-9761-45BC-AE77-CC69E75AB531}" presName="Accent" presStyleLbl="parChTrans1D1" presStyleIdx="0" presStyleCnt="1"/>
      <dgm:spPr/>
    </dgm:pt>
  </dgm:ptLst>
  <dgm:cxnLst>
    <dgm:cxn modelId="{C63E2942-8AE0-45A9-9D39-BB396D1D830F}" type="presOf" srcId="{CF7B2036-BBB6-43D6-993C-593AE81EF807}" destId="{5E8912A6-93C4-4C08-98C1-C72C13C69D2B}" srcOrd="0" destOrd="0" presId="urn:microsoft.com/office/officeart/2011/layout/TabList"/>
    <dgm:cxn modelId="{5B0A7CC8-C499-4E2B-82B3-EBD79497A38F}" srcId="{CF7B2036-BBB6-43D6-993C-593AE81EF807}" destId="{B46CC013-9761-45BC-AE77-CC69E75AB531}" srcOrd="0" destOrd="0" parTransId="{ADC7B5C4-D6D3-406E-8E0C-D04E6C3469D7}" sibTransId="{DF297BB8-A023-44B4-8BC7-33C5D01DE550}"/>
    <dgm:cxn modelId="{872D8CCC-D341-4796-A4D1-82FBC3E1AC5C}" type="presOf" srcId="{B46CC013-9761-45BC-AE77-CC69E75AB531}" destId="{A3520D48-FEC2-4473-AABF-D37808709C20}" srcOrd="0" destOrd="0" presId="urn:microsoft.com/office/officeart/2011/layout/TabList"/>
    <dgm:cxn modelId="{AEA05D7C-0E12-453B-A9F0-AEF8B9681BEA}" type="presParOf" srcId="{5E8912A6-93C4-4C08-98C1-C72C13C69D2B}" destId="{1F2B0459-F422-406B-AEF3-E344E478C305}" srcOrd="0" destOrd="0" presId="urn:microsoft.com/office/officeart/2011/layout/TabList"/>
    <dgm:cxn modelId="{CB92AAF6-5D9A-4298-833C-AEAA9FFCEF60}" type="presParOf" srcId="{1F2B0459-F422-406B-AEF3-E344E478C305}" destId="{F994FC59-9588-4307-B589-FBA1D9C5FF54}" srcOrd="0" destOrd="0" presId="urn:microsoft.com/office/officeart/2011/layout/TabList"/>
    <dgm:cxn modelId="{15436776-FA6D-4289-A21F-1C27EAED6B26}" type="presParOf" srcId="{1F2B0459-F422-406B-AEF3-E344E478C305}" destId="{A3520D48-FEC2-4473-AABF-D37808709C20}" srcOrd="1" destOrd="0" presId="urn:microsoft.com/office/officeart/2011/layout/TabList"/>
    <dgm:cxn modelId="{B379D9B6-7D97-4C0B-B759-20CE2E834DE5}" type="presParOf" srcId="{1F2B0459-F422-406B-AEF3-E344E478C305}" destId="{08D976D0-EE98-49FB-9B70-F51A24B1B01E}" srcOrd="2" destOrd="0" presId="urn:microsoft.com/office/officeart/2011/layout/Tab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76D0-EE98-49FB-9B70-F51A24B1B01E}">
      <dsp:nvSpPr>
        <dsp:cNvPr id="0" name=""/>
        <dsp:cNvSpPr/>
      </dsp:nvSpPr>
      <dsp:spPr>
        <a:xfrm>
          <a:off x="0" y="472312"/>
          <a:ext cx="5486400"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4FC59-9588-4307-B589-FBA1D9C5FF54}">
      <dsp:nvSpPr>
        <dsp:cNvPr id="0" name=""/>
        <dsp:cNvSpPr/>
      </dsp:nvSpPr>
      <dsp:spPr>
        <a:xfrm>
          <a:off x="1426463" y="236347"/>
          <a:ext cx="4059936" cy="235965"/>
        </a:xfrm>
        <a:prstGeom prst="rect">
          <a:avLst/>
        </a:prstGeom>
        <a:noFill/>
        <a:ln>
          <a:noFill/>
        </a:ln>
        <a:effectLst/>
      </dsp:spPr>
      <dsp:style>
        <a:lnRef idx="0">
          <a:scrgbClr r="0" g="0" b="0"/>
        </a:lnRef>
        <a:fillRef idx="0">
          <a:scrgbClr r="0" g="0" b="0"/>
        </a:fillRef>
        <a:effectRef idx="0">
          <a:scrgbClr r="0" g="0" b="0"/>
        </a:effectRef>
        <a:fontRef idx="minor"/>
      </dsp:style>
    </dsp:sp>
    <dsp:sp modelId="{A3520D48-FEC2-4473-AABF-D37808709C20}">
      <dsp:nvSpPr>
        <dsp:cNvPr id="0" name=""/>
        <dsp:cNvSpPr/>
      </dsp:nvSpPr>
      <dsp:spPr>
        <a:xfrm>
          <a:off x="0" y="236347"/>
          <a:ext cx="1426464" cy="235965"/>
        </a:xfrm>
        <a:prstGeom prst="round2SameRect">
          <a:avLst>
            <a:gd name="adj1" fmla="val 16670"/>
            <a:gd name="adj2" fmla="val 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800100">
            <a:lnSpc>
              <a:spcPct val="90000"/>
            </a:lnSpc>
            <a:spcBef>
              <a:spcPct val="0"/>
            </a:spcBef>
            <a:spcAft>
              <a:spcPct val="35000"/>
            </a:spcAft>
            <a:buNone/>
          </a:pPr>
          <a:r>
            <a:rPr lang="vi-VN" sz="1800" kern="1200"/>
            <a:t>Mục Lục</a:t>
          </a:r>
          <a:endParaRPr lang="en-US" sz="1800" kern="1200"/>
        </a:p>
      </dsp:txBody>
      <dsp:txXfrm>
        <a:off x="11521" y="247868"/>
        <a:ext cx="1403422" cy="22444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0C37729-2EAB-4D73-95B6-52DE3BF6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310</TotalTime>
  <Pages>19</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Duong Tien</cp:lastModifiedBy>
  <cp:revision>15</cp:revision>
  <dcterms:created xsi:type="dcterms:W3CDTF">2020-07-22T08:58:00Z</dcterms:created>
  <dcterms:modified xsi:type="dcterms:W3CDTF">2020-07-27T16:11:00Z</dcterms:modified>
</cp:coreProperties>
</file>